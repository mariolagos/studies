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F7ABD" w:rsidP="006F7ABD" w:rsidRDefault="006F7ABD" w14:paraId="73991267" w14:textId="30777E48">
      <w:r w:rsidRPr="002849E8">
        <w:rPr>
          <w:rStyle w:val="RubrikChar"/>
        </w:rPr>
        <w:t>Position Sensitivity Analysis of the LNVG Kalman Filter</w:t>
      </w:r>
      <w:r w:rsidRPr="002849E8">
        <w:rPr>
          <w:rStyle w:val="RubrikChar"/>
        </w:rPr>
        <w:br/>
      </w:r>
      <w:r w:rsidRPr="006F7ABD">
        <w:br/>
      </w:r>
      <w:r w:rsidRPr="006F7ABD">
        <w:t>Author: Mario</w:t>
      </w:r>
      <w:r w:rsidRPr="006F7ABD">
        <w:br/>
      </w:r>
      <w:r w:rsidRPr="006F7ABD">
        <w:t>Date: 2026-07-05</w:t>
      </w:r>
      <w:r w:rsidRPr="006F7ABD">
        <w:br/>
      </w:r>
      <w:r w:rsidRPr="006F7ABD">
        <w:t>Version: Draft 1.0</w:t>
      </w:r>
    </w:p>
    <w:p w:rsidRPr="00D55391" w:rsidR="00D55391" w:rsidP="00D55391" w:rsidRDefault="00D55391" w14:paraId="4C2FFB0E" w14:textId="55832395">
      <w:pPr>
        <w:pStyle w:val="Rubrik1"/>
      </w:pPr>
      <w:r w:rsidRPr="00D55391">
        <w:t>Executive Summary</w:t>
      </w:r>
    </w:p>
    <w:p w:rsidRPr="00D55391" w:rsidR="00D55391" w:rsidP="00D55391" w:rsidRDefault="00D55391" w14:paraId="67BF2F8F" w14:textId="49917FC8">
      <w:pPr>
        <w:pStyle w:val="Normalwebb"/>
        <w:rPr>
          <w:lang w:val="en-GB"/>
        </w:rPr>
      </w:pPr>
      <w:r w:rsidRPr="00D55391">
        <w:rPr>
          <w:lang w:val="en-GB"/>
        </w:rPr>
        <w:t xml:space="preserve">This report presents a sensitivity analysis of the LNVG Kalman filter used for train position </w:t>
      </w:r>
      <w:del w:author="Per Leander" w:date="2026-07-08T07:36:00Z" w16du:dateUtc="2026-07-08T05:36:00Z" w:id="0">
        <w:r w:rsidRPr="00D55391" w:rsidDel="00C54096">
          <w:rPr>
            <w:lang w:val="en-GB"/>
          </w:rPr>
          <w:delText xml:space="preserve">and speed </w:delText>
        </w:r>
      </w:del>
      <w:r w:rsidRPr="00D55391">
        <w:rPr>
          <w:lang w:val="en-GB"/>
        </w:rPr>
        <w:t xml:space="preserve">estimation. The objective was to evaluate the robustness of the estimator under representative sensor perturbations affecting the TrainSpeed signal, </w:t>
      </w:r>
      <w:commentRangeStart w:id="1"/>
      <w:r w:rsidRPr="00D55391">
        <w:rPr>
          <w:lang w:val="en-GB"/>
        </w:rPr>
        <w:t>GPS position measurements</w:t>
      </w:r>
      <w:commentRangeEnd w:id="1"/>
      <w:r w:rsidRPr="00D55391" w:rsidR="00C54096">
        <w:rPr>
          <w:rStyle w:val="Kommentarsreferens"/>
          <w:sz w:val="24"/>
          <w:szCs w:val="24"/>
          <w:lang w:val="en-GB"/>
        </w:rPr>
        <w:commentReference w:id="1"/>
      </w:r>
      <w:r w:rsidRPr="00D55391">
        <w:rPr>
          <w:lang w:val="en-GB"/>
        </w:rPr>
        <w:t xml:space="preserve"> and temporary GPS signal loss.</w:t>
      </w:r>
    </w:p>
    <w:p w:rsidRPr="00D55391" w:rsidR="00D55391" w:rsidP="00D55391" w:rsidRDefault="00D55391" w14:paraId="2C907B3C" w14:textId="77777777">
      <w:pPr>
        <w:pStyle w:val="Normalwebb"/>
        <w:rPr>
          <w:lang w:val="en-GB"/>
        </w:rPr>
      </w:pPr>
      <w:r w:rsidRPr="00D55391">
        <w:rPr>
          <w:lang w:val="en-GB"/>
        </w:rPr>
        <w:t xml:space="preserve">A perturbation framework was developed to introduce controlled disturbances </w:t>
      </w:r>
      <w:commentRangeStart w:id="2"/>
      <w:r w:rsidRPr="00D55391">
        <w:rPr>
          <w:lang w:val="en-GB"/>
        </w:rPr>
        <w:t xml:space="preserve">into the simulator </w:t>
      </w:r>
      <w:commentRangeEnd w:id="2"/>
      <w:r w:rsidRPr="00D55391" w:rsidR="00525D7A">
        <w:rPr>
          <w:rStyle w:val="Kommentarsreferens"/>
          <w:sz w:val="24"/>
          <w:szCs w:val="24"/>
          <w:lang w:val="en-GB"/>
        </w:rPr>
        <w:commentReference w:id="2"/>
      </w:r>
      <w:r w:rsidRPr="00D55391">
        <w:rPr>
          <w:lang w:val="en-GB"/>
        </w:rPr>
        <w:t>while maintaining repeatable operating conditions. The resulting position and speed estimates were evaluated using quantitative performance metrics and graphical comparison of the reference and estimated trajectories.</w:t>
      </w:r>
    </w:p>
    <w:p w:rsidRPr="00D55391" w:rsidR="00D55391" w:rsidP="00D55391" w:rsidRDefault="00D55391" w14:paraId="3DD4710F" w14:textId="77777777">
      <w:pPr>
        <w:pStyle w:val="Normalwebb"/>
        <w:rPr>
          <w:lang w:val="en-GB"/>
        </w:rPr>
      </w:pPr>
      <w:r w:rsidRPr="00D55391">
        <w:rPr>
          <w:lang w:val="en-GB"/>
        </w:rPr>
        <w:t>The analysis indicates that the Kalman filter provides robust position and speed estimation for all investigated scenarios. Increasing disturbance levels lead to a gradual degradation of the estimation accuracy, while no unstable behaviour was observed.</w:t>
      </w:r>
    </w:p>
    <w:p w:rsidRPr="00D55391" w:rsidR="00D55391" w:rsidP="00D55391" w:rsidRDefault="00D55391" w14:paraId="1A021223" w14:textId="77777777">
      <w:pPr>
        <w:pStyle w:val="Normalwebb"/>
        <w:rPr>
          <w:lang w:val="en-GB"/>
        </w:rPr>
      </w:pPr>
      <w:r w:rsidRPr="00D55391">
        <w:rPr>
          <w:lang w:val="en-GB"/>
        </w:rPr>
        <w:t xml:space="preserve">Among the investigated scenarios, </w:t>
      </w:r>
      <w:commentRangeStart w:id="3"/>
      <w:r w:rsidRPr="00D55391">
        <w:rPr>
          <w:lang w:val="en-GB"/>
        </w:rPr>
        <w:t>temporary GPS signal loss produces the largest position errors</w:t>
      </w:r>
      <w:commentRangeEnd w:id="3"/>
      <w:r w:rsidRPr="00D55391" w:rsidR="00C54096">
        <w:rPr>
          <w:rStyle w:val="Kommentarsreferens"/>
          <w:sz w:val="24"/>
          <w:szCs w:val="24"/>
          <w:lang w:val="en-GB"/>
        </w:rPr>
        <w:commentReference w:id="3"/>
      </w:r>
      <w:r w:rsidRPr="00D55391">
        <w:rPr>
          <w:lang w:val="en-GB"/>
        </w:rPr>
        <w:t xml:space="preserve">. Nevertheless, the estimator </w:t>
      </w:r>
      <w:commentRangeStart w:id="4"/>
      <w:r w:rsidRPr="00D55391">
        <w:rPr>
          <w:lang w:val="en-GB"/>
        </w:rPr>
        <w:t>remains stable</w:t>
      </w:r>
      <w:commentRangeEnd w:id="4"/>
      <w:r w:rsidRPr="00D55391" w:rsidR="00C54C1D">
        <w:rPr>
          <w:rStyle w:val="Kommentarsreferens"/>
          <w:sz w:val="24"/>
          <w:szCs w:val="24"/>
          <w:lang w:val="en-GB"/>
        </w:rPr>
        <w:commentReference w:id="4"/>
      </w:r>
      <w:r w:rsidRPr="00D55391">
        <w:rPr>
          <w:lang w:val="en-GB"/>
        </w:rPr>
        <w:t xml:space="preserve"> throughout the outage and rapidly converges towards the reference trajectory when GPS observations become available again.</w:t>
      </w:r>
    </w:p>
    <w:p w:rsidRPr="00D55391" w:rsidR="00D55391" w:rsidP="00D55391" w:rsidRDefault="00D55391" w14:paraId="5C7E7958" w14:textId="77777777">
      <w:pPr>
        <w:pStyle w:val="Normalwebb"/>
        <w:rPr>
          <w:lang w:val="en-GB"/>
        </w:rPr>
      </w:pPr>
      <w:r w:rsidRPr="00D55391">
        <w:rPr>
          <w:lang w:val="en-GB"/>
        </w:rPr>
        <w:t>Taken together, the investigated scenarios indicate that the applied sensor fusion approach provides a robust basis for train positioning. The complementary characteristics of the TrainSpeed and GPS measurements enable the estimator to maintain useful position and speed estimates even when individual measurements become degraded or temporarily unavailable.</w:t>
      </w:r>
    </w:p>
    <w:p w:rsidRPr="00D55391" w:rsidR="00D55391" w:rsidP="00D55391" w:rsidRDefault="00D55391" w14:paraId="7B01FA62" w14:textId="77777777">
      <w:pPr>
        <w:pStyle w:val="Normalwebb"/>
        <w:rPr>
          <w:lang w:val="en-GB"/>
        </w:rPr>
      </w:pPr>
      <w:r w:rsidRPr="00D55391">
        <w:rPr>
          <w:lang w:val="en-GB"/>
        </w:rPr>
        <w:t>The developed perturbation framework provides a repeatable platform for future validation and systematic tuning of the Kalman filter and may be extended with additional perturbation scenarios and performance metrics.</w:t>
      </w:r>
    </w:p>
    <w:p w:rsidR="006F7ABD" w:rsidP="006F7ABD" w:rsidRDefault="006F7ABD" w14:paraId="5A2561AB" w14:textId="730954F4">
      <w:pPr>
        <w:pStyle w:val="Rubrik1"/>
      </w:pPr>
      <w:r>
        <w:t>System Description</w:t>
      </w:r>
    </w:p>
    <w:p w:rsidR="0002412D" w:rsidP="0002412D" w:rsidRDefault="0002412D" w14:paraId="3129BCD6" w14:textId="694FA617">
      <w:pPr>
        <w:pStyle w:val="Rubrik2"/>
      </w:pPr>
      <w:r>
        <w:t>Objective</w:t>
      </w:r>
    </w:p>
    <w:p w:rsidR="0002412D" w:rsidP="0002412D" w:rsidRDefault="0002412D" w14:paraId="51BF0E1F" w14:textId="77777777">
      <w:r>
        <w:t>The purpose of this study is to evaluate the robustness of the LNVG Kalman filter position estimation under controlled sensor perturbations. The analysis investigates how disturbances affecting the available input signals influence the estimated train position and speed.</w:t>
      </w:r>
    </w:p>
    <w:p w:rsidR="0002412D" w:rsidP="0002412D" w:rsidRDefault="0002412D" w14:paraId="37EB74A0" w14:textId="77777777">
      <w:r>
        <w:t xml:space="preserve">The study focuses on perturbations that are </w:t>
      </w:r>
      <w:commentRangeStart w:id="5"/>
      <w:r>
        <w:t>representative of practical railway operation</w:t>
      </w:r>
      <w:commentRangeEnd w:id="5"/>
      <w:r w:rsidR="00C54C1D">
        <w:rPr>
          <w:rStyle w:val="Kommentarsreferens"/>
          <w:sz w:val="22"/>
          <w:szCs w:val="22"/>
        </w:rPr>
        <w:commentReference w:id="5"/>
      </w:r>
      <w:r>
        <w:t>, including TrainSpeed errors, GPS position noise and temporary GPS signal loss.</w:t>
      </w:r>
    </w:p>
    <w:p w:rsidR="0002412D" w:rsidP="00777007" w:rsidRDefault="0002412D" w14:paraId="1423FB66" w14:textId="125A88A3">
      <w:pPr>
        <w:pStyle w:val="Rubrik2"/>
      </w:pPr>
      <w:r>
        <w:t>Test Environment</w:t>
      </w:r>
    </w:p>
    <w:p w:rsidR="0002412D" w:rsidP="0002412D" w:rsidRDefault="0002412D" w14:paraId="41C42C42" w14:textId="77777777">
      <w:r>
        <w:t>The analysis was performed using the LNVG simulator framework.</w:t>
      </w:r>
    </w:p>
    <w:p w:rsidR="0002412D" w:rsidP="0002412D" w:rsidRDefault="0002412D" w14:paraId="1EE26E62" w14:textId="77777777">
      <w:r>
        <w:t>Reference train motion is generated by the simulator while controlled perturbations are applied to selected input signals before they reach the Kalman filter. The resulting estimated position and speed are recorded and compared with the reference trajectory.</w:t>
      </w:r>
    </w:p>
    <w:p w:rsidR="0002412D" w:rsidP="0002412D" w:rsidRDefault="0002412D" w14:paraId="0495E4B4" w14:textId="77777777">
      <w:r>
        <w:t>The framework enables repeatable experiments under identical operating conditions, allowing direct comparison between different perturbation scenarios.</w:t>
      </w:r>
    </w:p>
    <w:p w:rsidR="0002412D" w:rsidP="00777007" w:rsidRDefault="0002412D" w14:paraId="3D56FCF9" w14:textId="73E480E3">
      <w:pPr>
        <w:pStyle w:val="Rubrik2"/>
      </w:pPr>
      <w:r>
        <w:t>Evaluation Principle</w:t>
      </w:r>
    </w:p>
    <w:p w:rsidR="0002412D" w:rsidP="0002412D" w:rsidRDefault="0002412D" w14:paraId="538397AD" w14:textId="77777777">
      <w:r>
        <w:t>Each scenario consists of one reference case and one or more perturbation cases.</w:t>
      </w:r>
    </w:p>
    <w:p w:rsidRPr="0002412D" w:rsidR="0002412D" w:rsidP="0002412D" w:rsidRDefault="0002412D" w14:paraId="6C3F0552" w14:textId="1F1C8431">
      <w:r>
        <w:t>For every run, the estimated position and speed are compared with the corresponding reference values. The analysis combines visual inspection of the trajectories with quantitative performance metrics in order to evaluate the sensitivity of the estimator.</w:t>
      </w:r>
    </w:p>
    <w:p w:rsidR="006F7ABD" w:rsidP="006F7ABD" w:rsidRDefault="006F7ABD" w14:paraId="6DDB443E" w14:textId="39DF890A">
      <w:pPr>
        <w:pStyle w:val="Rubrik1"/>
      </w:pPr>
      <w:r>
        <w:t>Methodology</w:t>
      </w:r>
    </w:p>
    <w:p w:rsidR="004D4AE6" w:rsidP="004D4AE6" w:rsidRDefault="004D4AE6" w14:paraId="6A4DBA79" w14:textId="3D85A630">
      <w:pPr>
        <w:pStyle w:val="Rubrik2"/>
      </w:pPr>
      <w:r>
        <w:t>Assumptions</w:t>
      </w:r>
    </w:p>
    <w:p w:rsidR="004D4AE6" w:rsidP="004D4AE6" w:rsidRDefault="004D4AE6" w14:paraId="300D1C82" w14:textId="77777777">
      <w:r>
        <w:t>The analysis assumes that the Kalman filter has access only to the following input signals:</w:t>
      </w:r>
    </w:p>
    <w:p w:rsidR="004D4AE6" w:rsidP="004D4AE6" w:rsidRDefault="004D4AE6" w14:paraId="0B07C185" w14:textId="77777777">
      <w:pPr>
        <w:pStyle w:val="Liststycke"/>
        <w:numPr>
          <w:ilvl w:val="0"/>
          <w:numId w:val="3"/>
        </w:numPr>
      </w:pPr>
      <w:r>
        <w:t>TrainSpeed</w:t>
      </w:r>
    </w:p>
    <w:p w:rsidR="004D4AE6" w:rsidP="004D4AE6" w:rsidRDefault="004D4AE6" w14:paraId="4397C2EA" w14:textId="77777777">
      <w:pPr>
        <w:pStyle w:val="Liststycke"/>
        <w:numPr>
          <w:ilvl w:val="0"/>
          <w:numId w:val="3"/>
        </w:numPr>
      </w:pPr>
      <w:commentRangeStart w:id="6"/>
      <w:r>
        <w:t>GpsSpeed</w:t>
      </w:r>
      <w:commentRangeEnd w:id="6"/>
      <w:r w:rsidR="007551ED">
        <w:rPr>
          <w:rStyle w:val="Kommentarsreferens"/>
          <w:sz w:val="22"/>
          <w:szCs w:val="22"/>
        </w:rPr>
        <w:commentReference w:id="6"/>
      </w:r>
    </w:p>
    <w:p w:rsidR="004D4AE6" w:rsidP="004D4AE6" w:rsidRDefault="004D4AE6" w14:paraId="301D734D" w14:textId="77777777">
      <w:pPr>
        <w:pStyle w:val="Liststycke"/>
        <w:numPr>
          <w:ilvl w:val="0"/>
          <w:numId w:val="3"/>
        </w:numPr>
      </w:pPr>
      <w:r>
        <w:t>GpsPosition</w:t>
      </w:r>
    </w:p>
    <w:p w:rsidR="004D4AE6" w:rsidP="004D4AE6" w:rsidRDefault="004D4AE6" w14:paraId="608FE3F6" w14:textId="77777777">
      <w:r>
        <w:t>No additional sensor information is assumed to be available. In particular, no accelerometer measurements, odometry position signal or external track reference corrections are included in the present study.</w:t>
      </w:r>
    </w:p>
    <w:p w:rsidR="004D4AE6" w:rsidP="004D4AE6" w:rsidRDefault="004D4AE6" w14:paraId="48BE57D1" w14:textId="77777777">
      <w:commentRangeStart w:id="2000317702"/>
      <w:r w:rsidR="25BAEDDB">
        <w:rPr/>
        <w:t>Under these assumptions, the TrainSpeed signal represents the complete motion information available between consecutive GPS observations.</w:t>
      </w:r>
      <w:commentRangeEnd w:id="2000317702"/>
      <w:r>
        <w:rPr>
          <w:rStyle w:val="CommentReference"/>
        </w:rPr>
        <w:commentReference w:id="2000317702"/>
      </w:r>
    </w:p>
    <w:p w:rsidR="004D4AE6" w:rsidP="004D4AE6" w:rsidRDefault="004D4AE6" w14:paraId="1813BE8C" w14:textId="65A7CA0F">
      <w:pPr>
        <w:pStyle w:val="Rubrik2"/>
      </w:pPr>
      <w:r>
        <w:t>Sensitivity Analysis</w:t>
      </w:r>
    </w:p>
    <w:p w:rsidR="004D4AE6" w:rsidP="004D4AE6" w:rsidRDefault="004D4AE6" w14:paraId="33B3901F" w14:textId="77777777">
      <w:r>
        <w:t>The analysis was performed by introducing controlled perturbations into individual input signals while keeping all other operating conditions unchanged.</w:t>
      </w:r>
    </w:p>
    <w:p w:rsidR="004D4AE6" w:rsidP="004D4AE6" w:rsidRDefault="004D4AE6" w14:paraId="4CD99718" w14:textId="3E88C0F1">
      <w:r w:rsidRPr="004D4AE6">
        <w:t>Each scenario consists of multiple test cases representing different levels of perturbation severity. The resulting estimator performance is evaluated by comparing the corresponding position and speed error metrics.</w:t>
      </w:r>
    </w:p>
    <w:p w:rsidR="004D4AE6" w:rsidP="004D4AE6" w:rsidRDefault="004D4AE6" w14:paraId="617CD642" w14:textId="270D85FA">
      <w:r>
        <w:t>All scenarios were executed using identical train motion and simulator settings to ensure repeatability.</w:t>
      </w:r>
    </w:p>
    <w:p w:rsidR="004D4AE6" w:rsidP="004D4AE6" w:rsidRDefault="004D4AE6" w14:paraId="3464713C" w14:textId="081B11D8">
      <w:pPr>
        <w:pStyle w:val="Rubrik2"/>
      </w:pPr>
      <w:r>
        <w:t>Performance Metrics</w:t>
      </w:r>
    </w:p>
    <w:p w:rsidR="004D4AE6" w:rsidP="004D4AE6" w:rsidRDefault="004D4AE6" w14:paraId="451AC2FF" w14:textId="77777777">
      <w:r>
        <w:t>The estimator performance was evaluated using both graphical comparison and quantitative error metrics.</w:t>
      </w:r>
    </w:p>
    <w:p w:rsidR="004D4AE6" w:rsidP="004D4AE6" w:rsidRDefault="004D4AE6" w14:paraId="51FD7F5B" w14:textId="77777777">
      <w:r>
        <w:t>The primary metrics are:</w:t>
      </w:r>
    </w:p>
    <w:p w:rsidR="004D4AE6" w:rsidP="004D4AE6" w:rsidRDefault="004D4AE6" w14:paraId="28C01AB6" w14:textId="77777777">
      <w:pPr>
        <w:pStyle w:val="Liststycke"/>
        <w:numPr>
          <w:ilvl w:val="0"/>
          <w:numId w:val="4"/>
        </w:numPr>
      </w:pPr>
      <w:r>
        <w:t>Position Error RMS</w:t>
      </w:r>
    </w:p>
    <w:p w:rsidR="004D4AE6" w:rsidP="004D4AE6" w:rsidRDefault="004D4AE6" w14:paraId="6CCD92B4" w14:textId="77777777">
      <w:pPr>
        <w:pStyle w:val="Liststycke"/>
        <w:numPr>
          <w:ilvl w:val="0"/>
          <w:numId w:val="4"/>
        </w:numPr>
      </w:pPr>
      <w:r>
        <w:t>Maximum Absolute Position Error</w:t>
      </w:r>
    </w:p>
    <w:p w:rsidR="004D4AE6" w:rsidP="004D4AE6" w:rsidRDefault="004D4AE6" w14:paraId="2581F462" w14:textId="77777777">
      <w:pPr>
        <w:pStyle w:val="Liststycke"/>
        <w:numPr>
          <w:ilvl w:val="0"/>
          <w:numId w:val="4"/>
        </w:numPr>
      </w:pPr>
      <w:r>
        <w:t>Speed Error RMS</w:t>
      </w:r>
    </w:p>
    <w:p w:rsidR="004D4AE6" w:rsidP="004D4AE6" w:rsidRDefault="004D4AE6" w14:paraId="05892A26" w14:textId="77777777">
      <w:pPr>
        <w:pStyle w:val="Liststycke"/>
        <w:numPr>
          <w:ilvl w:val="0"/>
          <w:numId w:val="4"/>
        </w:numPr>
      </w:pPr>
      <w:r>
        <w:t>Maximum Absolute Speed Error</w:t>
      </w:r>
    </w:p>
    <w:p w:rsidR="004D4AE6" w:rsidP="004D4AE6" w:rsidRDefault="004D4AE6" w14:paraId="1D4A7469" w14:textId="77777777">
      <w:r>
        <w:t>The RMS values characterize the overall estimation accuracy, while the maximum absolute error quantifies the worst-case deviation observed during each scenario.</w:t>
      </w:r>
    </w:p>
    <w:p w:rsidR="004D4AE6" w:rsidP="004D4AE6" w:rsidRDefault="004D4AE6" w14:paraId="3198BA96" w14:textId="1B70BB0F">
      <w:pPr>
        <w:pStyle w:val="Rubrik2"/>
      </w:pPr>
      <w:r>
        <w:t>Perturbation Scenarios</w:t>
      </w:r>
    </w:p>
    <w:p w:rsidR="003F328C" w:rsidP="003F328C" w:rsidRDefault="003F328C" w14:paraId="2F13C4B3" w14:textId="77777777"/>
    <w:p w:rsidR="003F328C" w:rsidP="003F328C" w:rsidRDefault="003F328C" w14:paraId="240850F7" w14:textId="77777777"/>
    <w:p w:rsidR="003F328C" w:rsidP="003F328C" w:rsidRDefault="003F328C" w14:paraId="7B91862A" w14:textId="77777777"/>
    <w:p w:rsidRPr="003F328C" w:rsidR="003F328C" w:rsidP="003F328C" w:rsidRDefault="003F328C" w14:paraId="3AD8139E" w14:textId="77777777"/>
    <w:p w:rsidR="004D4AE6" w:rsidP="004D4AE6" w:rsidRDefault="004D4AE6" w14:paraId="2E9491B0" w14:textId="77777777">
      <w:r>
        <w:t>Four perturbation scenarios were considered:</w:t>
      </w:r>
    </w:p>
    <w:tbl>
      <w:tblPr>
        <w:tblStyle w:val="Rutntstabell1ljusdekorfrg1"/>
        <w:tblW w:w="0" w:type="auto"/>
        <w:tblLook w:val="04A0" w:firstRow="1" w:lastRow="0" w:firstColumn="1" w:lastColumn="0" w:noHBand="0" w:noVBand="1"/>
      </w:tblPr>
      <w:tblGrid>
        <w:gridCol w:w="1000"/>
        <w:gridCol w:w="2812"/>
      </w:tblGrid>
      <w:tr w:rsidRPr="003F328C" w:rsidR="003F328C" w:rsidTr="006D1B43" w14:paraId="63099D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3F328C" w:rsidR="003F328C" w:rsidP="00C40C12" w:rsidRDefault="003F328C" w14:paraId="385C3483" w14:textId="77777777">
            <w:r w:rsidRPr="003F328C">
              <w:t>Scenario</w:t>
            </w:r>
          </w:p>
        </w:tc>
        <w:tc>
          <w:tcPr>
            <w:tcW w:w="0" w:type="auto"/>
          </w:tcPr>
          <w:p w:rsidRPr="003F328C" w:rsidR="003F328C" w:rsidP="00C40C12" w:rsidRDefault="003F328C" w14:paraId="44574547" w14:textId="77777777">
            <w:pPr>
              <w:cnfStyle w:val="100000000000" w:firstRow="1" w:lastRow="0" w:firstColumn="0" w:lastColumn="0" w:oddVBand="0" w:evenVBand="0" w:oddHBand="0" w:evenHBand="0" w:firstRowFirstColumn="0" w:firstRowLastColumn="0" w:lastRowFirstColumn="0" w:lastRowLastColumn="0"/>
            </w:pPr>
            <w:r w:rsidRPr="003F328C">
              <w:t>Description</w:t>
            </w:r>
          </w:p>
        </w:tc>
      </w:tr>
      <w:tr w:rsidRPr="003F328C" w:rsidR="003F328C" w:rsidTr="006D1B43" w14:paraId="7E88DDB9" w14:textId="77777777">
        <w:tc>
          <w:tcPr>
            <w:cnfStyle w:val="001000000000" w:firstRow="0" w:lastRow="0" w:firstColumn="1" w:lastColumn="0" w:oddVBand="0" w:evenVBand="0" w:oddHBand="0" w:evenHBand="0" w:firstRowFirstColumn="0" w:firstRowLastColumn="0" w:lastRowFirstColumn="0" w:lastRowLastColumn="0"/>
            <w:tcW w:w="0" w:type="auto"/>
          </w:tcPr>
          <w:p w:rsidRPr="003F328C" w:rsidR="003F328C" w:rsidP="00C40C12" w:rsidRDefault="003F328C" w14:paraId="02F65467" w14:textId="77777777">
            <w:r w:rsidRPr="003F328C">
              <w:t>S1</w:t>
            </w:r>
          </w:p>
        </w:tc>
        <w:tc>
          <w:tcPr>
            <w:tcW w:w="0" w:type="auto"/>
          </w:tcPr>
          <w:p w:rsidRPr="003F328C" w:rsidR="003F328C" w:rsidP="00C40C12" w:rsidRDefault="003F328C" w14:paraId="3F10B1FC" w14:textId="77777777">
            <w:pPr>
              <w:cnfStyle w:val="000000000000" w:firstRow="0" w:lastRow="0" w:firstColumn="0" w:lastColumn="0" w:oddVBand="0" w:evenVBand="0" w:oddHBand="0" w:evenHBand="0" w:firstRowFirstColumn="0" w:firstRowLastColumn="0" w:lastRowFirstColumn="0" w:lastRowLastColumn="0"/>
            </w:pPr>
            <w:r w:rsidRPr="003F328C">
              <w:t>Baseline (no perturbations)</w:t>
            </w:r>
          </w:p>
        </w:tc>
      </w:tr>
      <w:tr w:rsidRPr="003F328C" w:rsidR="003F328C" w:rsidTr="006D1B43" w14:paraId="2AA031B4" w14:textId="77777777">
        <w:tc>
          <w:tcPr>
            <w:cnfStyle w:val="001000000000" w:firstRow="0" w:lastRow="0" w:firstColumn="1" w:lastColumn="0" w:oddVBand="0" w:evenVBand="0" w:oddHBand="0" w:evenHBand="0" w:firstRowFirstColumn="0" w:firstRowLastColumn="0" w:lastRowFirstColumn="0" w:lastRowLastColumn="0"/>
            <w:tcW w:w="0" w:type="auto"/>
          </w:tcPr>
          <w:p w:rsidRPr="003F328C" w:rsidR="003F328C" w:rsidP="00C40C12" w:rsidRDefault="003F328C" w14:paraId="63AEF67E" w14:textId="77777777">
            <w:r w:rsidRPr="003F328C">
              <w:t>S2</w:t>
            </w:r>
          </w:p>
        </w:tc>
        <w:tc>
          <w:tcPr>
            <w:tcW w:w="0" w:type="auto"/>
          </w:tcPr>
          <w:p w:rsidRPr="003F328C" w:rsidR="003F328C" w:rsidP="00C40C12" w:rsidRDefault="003F328C" w14:paraId="4A333C61" w14:textId="77777777">
            <w:pPr>
              <w:cnfStyle w:val="000000000000" w:firstRow="0" w:lastRow="0" w:firstColumn="0" w:lastColumn="0" w:oddVBand="0" w:evenVBand="0" w:oddHBand="0" w:evenHBand="0" w:firstRowFirstColumn="0" w:firstRowLastColumn="0" w:lastRowFirstColumn="0" w:lastRowLastColumn="0"/>
            </w:pPr>
            <w:r w:rsidRPr="003F328C">
              <w:t>TrainSpeed noise sensitivity</w:t>
            </w:r>
          </w:p>
        </w:tc>
      </w:tr>
      <w:tr w:rsidRPr="003F328C" w:rsidR="003F328C" w:rsidTr="006D1B43" w14:paraId="0100BE17" w14:textId="77777777">
        <w:tc>
          <w:tcPr>
            <w:cnfStyle w:val="001000000000" w:firstRow="0" w:lastRow="0" w:firstColumn="1" w:lastColumn="0" w:oddVBand="0" w:evenVBand="0" w:oddHBand="0" w:evenHBand="0" w:firstRowFirstColumn="0" w:firstRowLastColumn="0" w:lastRowFirstColumn="0" w:lastRowLastColumn="0"/>
            <w:tcW w:w="0" w:type="auto"/>
          </w:tcPr>
          <w:p w:rsidRPr="003F328C" w:rsidR="003F328C" w:rsidP="00C40C12" w:rsidRDefault="003F328C" w14:paraId="5E9F7F69" w14:textId="77777777">
            <w:r w:rsidRPr="003F328C">
              <w:t>S3</w:t>
            </w:r>
          </w:p>
        </w:tc>
        <w:tc>
          <w:tcPr>
            <w:tcW w:w="0" w:type="auto"/>
          </w:tcPr>
          <w:p w:rsidRPr="003F328C" w:rsidR="003F328C" w:rsidP="00C40C12" w:rsidRDefault="003F328C" w14:paraId="27E7C1C1" w14:textId="77777777">
            <w:pPr>
              <w:cnfStyle w:val="000000000000" w:firstRow="0" w:lastRow="0" w:firstColumn="0" w:lastColumn="0" w:oddVBand="0" w:evenVBand="0" w:oddHBand="0" w:evenHBand="0" w:firstRowFirstColumn="0" w:firstRowLastColumn="0" w:lastRowFirstColumn="0" w:lastRowLastColumn="0"/>
            </w:pPr>
            <w:r w:rsidRPr="003F328C">
              <w:t>GPS position noise sensitivity</w:t>
            </w:r>
          </w:p>
        </w:tc>
      </w:tr>
      <w:tr w:rsidRPr="003F328C" w:rsidR="003F328C" w:rsidTr="006D1B43" w14:paraId="34F2321B" w14:textId="77777777">
        <w:tc>
          <w:tcPr>
            <w:cnfStyle w:val="001000000000" w:firstRow="0" w:lastRow="0" w:firstColumn="1" w:lastColumn="0" w:oddVBand="0" w:evenVBand="0" w:oddHBand="0" w:evenHBand="0" w:firstRowFirstColumn="0" w:firstRowLastColumn="0" w:lastRowFirstColumn="0" w:lastRowLastColumn="0"/>
            <w:tcW w:w="0" w:type="auto"/>
          </w:tcPr>
          <w:p w:rsidRPr="003F328C" w:rsidR="003F328C" w:rsidP="00C40C12" w:rsidRDefault="003F328C" w14:paraId="14893BF2" w14:textId="77777777">
            <w:r w:rsidRPr="003F328C">
              <w:t>S4</w:t>
            </w:r>
          </w:p>
        </w:tc>
        <w:tc>
          <w:tcPr>
            <w:tcW w:w="0" w:type="auto"/>
          </w:tcPr>
          <w:p w:rsidRPr="003F328C" w:rsidR="003F328C" w:rsidP="00C40C12" w:rsidRDefault="003F328C" w14:paraId="6FCD603F" w14:textId="77777777">
            <w:pPr>
              <w:cnfStyle w:val="000000000000" w:firstRow="0" w:lastRow="0" w:firstColumn="0" w:lastColumn="0" w:oddVBand="0" w:evenVBand="0" w:oddHBand="0" w:evenHBand="0" w:firstRowFirstColumn="0" w:firstRowLastColumn="0" w:lastRowFirstColumn="0" w:lastRowLastColumn="0"/>
            </w:pPr>
            <w:r w:rsidRPr="003F328C">
              <w:t>GPS signal loss sensitivity</w:t>
            </w:r>
          </w:p>
        </w:tc>
      </w:tr>
    </w:tbl>
    <w:p w:rsidRPr="004D4AE6" w:rsidR="004D4AE6" w:rsidP="004D4AE6" w:rsidRDefault="004D4AE6" w14:paraId="5A61191C" w14:textId="39295C1D">
      <w:r>
        <w:t>Each scenario is described in detail in the following chapters.</w:t>
      </w:r>
    </w:p>
    <w:p w:rsidR="006F7ABD" w:rsidP="006F7ABD" w:rsidRDefault="006F7ABD" w14:paraId="3FDFDFBA" w14:textId="4733CD62">
      <w:pPr>
        <w:pStyle w:val="Rubrik1"/>
      </w:pPr>
      <w:r>
        <w:t>Baseline</w:t>
      </w:r>
    </w:p>
    <w:p w:rsidR="00471CF5" w:rsidP="00471CF5" w:rsidRDefault="00471CF5" w14:paraId="0C92D99B" w14:textId="14D95340">
      <w:pPr>
        <w:pStyle w:val="Rubrik2"/>
      </w:pPr>
      <w:r>
        <w:t>Objective</w:t>
      </w:r>
    </w:p>
    <w:p w:rsidR="00471CF5" w:rsidP="00471CF5" w:rsidRDefault="00471CF5" w14:paraId="7BFBB54B" w14:textId="77777777">
      <w:r>
        <w:t>The objective of the baseline scenario is to establish the nominal performance of the Kalman filter in the absence of sensor perturbations. The resulting position and speed estimation errors provide a reference for interpreting the subsequent sensitivity analyses.</w:t>
      </w:r>
    </w:p>
    <w:p w:rsidR="00471CF5" w:rsidP="00471CF5" w:rsidRDefault="00471CF5" w14:paraId="431160F9" w14:textId="3683A2C6">
      <w:pPr>
        <w:pStyle w:val="Rubrik2"/>
      </w:pPr>
      <w:r>
        <w:t>Test Case</w:t>
      </w:r>
    </w:p>
    <w:p w:rsidR="00471CF5" w:rsidP="00471CF5" w:rsidRDefault="00471CF5" w14:paraId="0D08F7A8" w14:textId="77777777">
      <w:r>
        <w:t>A single test case was performed using nominal simulator settings without any perturbations applied to the input signals.</w:t>
      </w:r>
    </w:p>
    <w:tbl>
      <w:tblPr>
        <w:tblStyle w:val="Rutntstabell1ljusdekorfrg1"/>
        <w:tblW w:w="0" w:type="auto"/>
        <w:tblLook w:val="04A0" w:firstRow="1" w:lastRow="0" w:firstColumn="1" w:lastColumn="0" w:noHBand="0" w:noVBand="1"/>
      </w:tblPr>
      <w:tblGrid>
        <w:gridCol w:w="1086"/>
        <w:gridCol w:w="3921"/>
      </w:tblGrid>
      <w:tr w:rsidRPr="00471CF5" w:rsidR="00471CF5" w:rsidTr="006D1B43" w14:paraId="22B1D4E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471CF5" w:rsidR="00471CF5" w:rsidP="005623EB" w:rsidRDefault="00471CF5" w14:paraId="38DB84FA" w14:textId="77777777">
            <w:r w:rsidRPr="00471CF5">
              <w:t>Case</w:t>
            </w:r>
          </w:p>
        </w:tc>
        <w:tc>
          <w:tcPr>
            <w:tcW w:w="0" w:type="auto"/>
          </w:tcPr>
          <w:p w:rsidRPr="00471CF5" w:rsidR="00471CF5" w:rsidP="005623EB" w:rsidRDefault="00471CF5" w14:paraId="5889348C" w14:textId="77777777">
            <w:pPr>
              <w:cnfStyle w:val="100000000000" w:firstRow="1" w:lastRow="0" w:firstColumn="0" w:lastColumn="0" w:oddVBand="0" w:evenVBand="0" w:oddHBand="0" w:evenHBand="0" w:firstRowFirstColumn="0" w:firstRowLastColumn="0" w:lastRowFirstColumn="0" w:lastRowLastColumn="0"/>
            </w:pPr>
            <w:r w:rsidRPr="00471CF5">
              <w:t>Description</w:t>
            </w:r>
          </w:p>
        </w:tc>
      </w:tr>
      <w:tr w:rsidRPr="00471CF5" w:rsidR="00471CF5" w:rsidTr="006D1B43" w14:paraId="53907B56" w14:textId="77777777">
        <w:tc>
          <w:tcPr>
            <w:cnfStyle w:val="001000000000" w:firstRow="0" w:lastRow="0" w:firstColumn="1" w:lastColumn="0" w:oddVBand="0" w:evenVBand="0" w:oddHBand="0" w:evenHBand="0" w:firstRowFirstColumn="0" w:firstRowLastColumn="0" w:lastRowFirstColumn="0" w:lastRowLastColumn="0"/>
            <w:tcW w:w="0" w:type="auto"/>
          </w:tcPr>
          <w:p w:rsidRPr="00471CF5" w:rsidR="00471CF5" w:rsidP="005623EB" w:rsidRDefault="00471CF5" w14:paraId="1B404C13" w14:textId="77777777">
            <w:r w:rsidRPr="00471CF5">
              <w:t>BASELINE</w:t>
            </w:r>
          </w:p>
        </w:tc>
        <w:tc>
          <w:tcPr>
            <w:tcW w:w="0" w:type="auto"/>
          </w:tcPr>
          <w:p w:rsidRPr="00471CF5" w:rsidR="00471CF5" w:rsidP="005623EB" w:rsidRDefault="00471CF5" w14:paraId="0CB33F4F" w14:textId="77777777">
            <w:pPr>
              <w:cnfStyle w:val="000000000000" w:firstRow="0" w:lastRow="0" w:firstColumn="0" w:lastColumn="0" w:oddVBand="0" w:evenVBand="0" w:oddHBand="0" w:evenHBand="0" w:firstRowFirstColumn="0" w:firstRowLastColumn="0" w:lastRowFirstColumn="0" w:lastRowLastColumn="0"/>
            </w:pPr>
            <w:r w:rsidRPr="00471CF5">
              <w:t>Nominal operation without perturbations</w:t>
            </w:r>
          </w:p>
        </w:tc>
      </w:tr>
    </w:tbl>
    <w:p w:rsidR="00471CF5" w:rsidP="00471CF5" w:rsidRDefault="00471CF5" w14:paraId="69015045" w14:textId="6C911453">
      <w:pPr>
        <w:pStyle w:val="Rubrik2"/>
        <w:rPr/>
      </w:pPr>
      <w:commentRangeStart w:id="1249792633"/>
      <w:r w:rsidR="25BAEDDB">
        <w:rPr/>
        <w:t>Results</w:t>
      </w:r>
      <w:commentRangeEnd w:id="1249792633"/>
      <w:r>
        <w:rPr>
          <w:rStyle w:val="CommentReference"/>
        </w:rPr>
        <w:commentReference w:id="1249792633"/>
      </w:r>
    </w:p>
    <w:p w:rsidR="00471CF5" w:rsidP="00471CF5" w:rsidRDefault="00471CF5" w14:paraId="727160F9" w14:textId="490A31FC">
      <w:r>
        <w:rPr>
          <w:noProof/>
        </w:rPr>
        <w:drawing>
          <wp:inline distT="0" distB="0" distL="0" distR="0" wp14:anchorId="272C79F9" wp14:editId="22F6DB25">
            <wp:extent cx="5943600" cy="3536315"/>
            <wp:effectExtent l="0" t="0" r="0" b="6985"/>
            <wp:docPr id="159045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9458" name="Picture 1590459458"/>
                    <pic:cNvPicPr/>
                  </pic:nvPicPr>
                  <pic:blipFill>
                    <a:blip r:embed="rId9">
                      <a:extLst>
                        <a:ext uri="{28A0092B-C50C-407E-A947-70E740481C1C}">
                          <a14:useLocalDpi xmlns:a14="http://schemas.microsoft.com/office/drawing/2010/main" val="0"/>
                        </a:ext>
                      </a:extLst>
                    </a:blip>
                    <a:stretch>
                      <a:fillRect/>
                    </a:stretch>
                  </pic:blipFill>
                  <pic:spPr>
                    <a:xfrm>
                      <a:off x="0" y="0"/>
                      <a:ext cx="5943600" cy="3536315"/>
                    </a:xfrm>
                    <a:prstGeom prst="rect">
                      <a:avLst/>
                    </a:prstGeom>
                  </pic:spPr>
                </pic:pic>
              </a:graphicData>
            </a:graphic>
          </wp:inline>
        </w:drawing>
      </w:r>
    </w:p>
    <w:p w:rsidR="00471CF5" w:rsidP="00471CF5" w:rsidRDefault="00471CF5" w14:paraId="207CD463" w14:textId="4CC4EDB5">
      <w:r w:rsidRPr="00471CF5">
        <w:rPr>
          <w:b/>
          <w:bCs/>
        </w:rPr>
        <w:t xml:space="preserve">Figure 4.1 </w:t>
      </w:r>
      <w:r w:rsidRPr="00471CF5">
        <w:rPr>
          <w:i/>
          <w:iCs/>
        </w:rPr>
        <w:t>presents the baseline performance of the estimator</w:t>
      </w:r>
      <w:ins w:author="Per Leander" w:date="2026-07-07T12:54:00Z" w16du:dateUtc="2026-07-07T10:54:00Z" w:id="7">
        <w:r w:rsidR="007551ED">
          <w:rPr>
            <w:i/>
            <w:iCs/>
          </w:rPr>
          <w:t xml:space="preserve"> at a motion consisting of a</w:t>
        </w:r>
      </w:ins>
      <w:ins w:author="Per Leander" w:date="2026-07-07T12:55:00Z" w16du:dateUtc="2026-07-07T10:55:00Z" w:id="8">
        <w:r w:rsidR="007551ED">
          <w:rPr>
            <w:i/>
            <w:iCs/>
          </w:rPr>
          <w:t xml:space="preserve">n acceleration to approximately </w:t>
        </w:r>
      </w:ins>
      <w:ins w:author="Per Leander" w:date="2026-07-07T12:56:00Z" w16du:dateUtc="2026-07-07T10:56:00Z" w:id="9">
        <w:r w:rsidR="007551ED">
          <w:rPr>
            <w:i/>
            <w:iCs/>
          </w:rPr>
          <w:t>33 m/s</w:t>
        </w:r>
      </w:ins>
      <w:ins w:author="Per Leander" w:date="2026-07-07T12:57:00Z" w16du:dateUtc="2026-07-07T10:57:00Z" w:id="10">
        <w:r w:rsidR="007551ED">
          <w:rPr>
            <w:i/>
            <w:iCs/>
          </w:rPr>
          <w:t>, followed by a short cruise and then brake to 0</w:t>
        </w:r>
      </w:ins>
      <w:r w:rsidRPr="00471CF5">
        <w:rPr>
          <w:i/>
          <w:iCs/>
        </w:rPr>
        <w:t xml:space="preserve">. The </w:t>
      </w:r>
      <w:del w:author="Per Leander" w:date="2026-07-07T12:52:00Z" w16du:dateUtc="2026-07-07T10:52:00Z" w:id="11">
        <w:r w:rsidRPr="00471CF5" w:rsidDel="007551ED">
          <w:rPr>
            <w:i/>
            <w:iCs/>
          </w:rPr>
          <w:delText>upper</w:delText>
        </w:r>
      </w:del>
      <w:ins w:author="Per Leander" w:date="2026-07-07T12:53:00Z" w16du:dateUtc="2026-07-07T10:53:00Z" w:id="12">
        <w:r w:rsidR="007551ED">
          <w:rPr>
            <w:i/>
            <w:iCs/>
          </w:rPr>
          <w:t>lower</w:t>
        </w:r>
      </w:ins>
      <w:del w:author="Per Leander" w:date="2026-07-07T12:52:00Z" w16du:dateUtc="2026-07-07T10:52:00Z" w:id="13">
        <w:r w:rsidRPr="00471CF5" w:rsidDel="007551ED">
          <w:rPr>
            <w:i/>
            <w:iCs/>
          </w:rPr>
          <w:delText xml:space="preserve"> </w:delText>
        </w:r>
      </w:del>
      <w:ins w:author="Per Leander" w:date="2026-07-07T12:52:00Z" w16du:dateUtc="2026-07-07T10:52:00Z" w:id="14">
        <w:r w:rsidRPr="00471CF5" w:rsidR="007551ED">
          <w:rPr>
            <w:i/>
            <w:iCs/>
          </w:rPr>
          <w:t xml:space="preserve"> </w:t>
        </w:r>
      </w:ins>
      <w:r w:rsidRPr="00471CF5">
        <w:rPr>
          <w:i/>
          <w:iCs/>
        </w:rPr>
        <w:t xml:space="preserve">diagrams show the </w:t>
      </w:r>
      <w:commentRangeStart w:id="15"/>
      <w:r w:rsidRPr="00471CF5">
        <w:rPr>
          <w:i/>
          <w:iCs/>
        </w:rPr>
        <w:t xml:space="preserve">estimated position </w:t>
      </w:r>
      <w:commentRangeEnd w:id="15"/>
      <w:r w:rsidRPr="00471CF5" w:rsidR="00F1533B">
        <w:rPr>
          <w:rStyle w:val="Kommentarsreferens"/>
          <w:i/>
          <w:iCs/>
          <w:sz w:val="22"/>
          <w:szCs w:val="22"/>
        </w:rPr>
        <w:commentReference w:id="15"/>
      </w:r>
      <w:r w:rsidRPr="00471CF5">
        <w:rPr>
          <w:i/>
          <w:iCs/>
        </w:rPr>
        <w:t xml:space="preserve">and speed together with the corresponding </w:t>
      </w:r>
      <w:commentRangeStart w:id="16"/>
      <w:r w:rsidRPr="00471CF5">
        <w:rPr>
          <w:i/>
          <w:iCs/>
        </w:rPr>
        <w:t>reference trajectories</w:t>
      </w:r>
      <w:commentRangeEnd w:id="16"/>
      <w:r w:rsidRPr="00471CF5" w:rsidR="00F1533B">
        <w:rPr>
          <w:rStyle w:val="Kommentarsreferens"/>
          <w:i/>
          <w:iCs/>
          <w:sz w:val="22"/>
          <w:szCs w:val="22"/>
        </w:rPr>
        <w:commentReference w:id="16"/>
      </w:r>
      <w:r w:rsidRPr="00471CF5">
        <w:rPr>
          <w:i/>
          <w:iCs/>
        </w:rPr>
        <w:t xml:space="preserve">. </w:t>
      </w:r>
      <w:ins w:author="Per Leander" w:date="2026-07-08T07:50:00Z" w16du:dateUtc="2026-07-08T05:50:00Z" w:id="17">
        <w:r w:rsidR="00C54C1D">
          <w:t>X-Axis = time [s]. Left axis = Signal. Right axis = (Reference - Baseline).</w:t>
        </w:r>
        <w:r w:rsidR="00C54C1D">
          <w:t xml:space="preserve"> </w:t>
        </w:r>
      </w:ins>
      <w:r w:rsidRPr="00471CF5">
        <w:rPr>
          <w:i/>
          <w:iCs/>
        </w:rPr>
        <w:t xml:space="preserve">The </w:t>
      </w:r>
      <w:del w:author="Per Leander" w:date="2026-07-07T12:58:00Z" w16du:dateUtc="2026-07-07T10:58:00Z" w:id="18">
        <w:r w:rsidRPr="00471CF5" w:rsidDel="007551ED">
          <w:rPr>
            <w:i/>
            <w:iCs/>
          </w:rPr>
          <w:delText xml:space="preserve">lower </w:delText>
        </w:r>
      </w:del>
      <w:ins w:author="Per Leander" w:date="2026-07-07T12:58:00Z" w16du:dateUtc="2026-07-07T10:58:00Z" w:id="19">
        <w:r w:rsidR="007551ED">
          <w:rPr>
            <w:i/>
            <w:iCs/>
          </w:rPr>
          <w:t>upper</w:t>
        </w:r>
        <w:r w:rsidRPr="00471CF5" w:rsidR="007551ED">
          <w:rPr>
            <w:i/>
            <w:iCs/>
          </w:rPr>
          <w:t xml:space="preserve"> </w:t>
        </w:r>
      </w:ins>
      <w:r w:rsidRPr="00471CF5">
        <w:rPr>
          <w:i/>
          <w:iCs/>
        </w:rPr>
        <w:t>bar charts summarize the resulting performance metrics</w:t>
      </w:r>
      <w:r>
        <w:t>.</w:t>
      </w:r>
      <w:ins w:author="Per Leander" w:date="2026-07-07T20:02:00Z" w16du:dateUtc="2026-07-07T18:02:00Z" w:id="20">
        <w:r w:rsidR="00912450">
          <w:t xml:space="preserve"> </w:t>
        </w:r>
      </w:ins>
    </w:p>
    <w:p w:rsidR="00471CF5" w:rsidP="00471CF5" w:rsidRDefault="00471CF5" w14:paraId="6FEC96A8" w14:textId="77777777">
      <w:r>
        <w:t xml:space="preserve">Both the position and speed estimates closely follow the reference values throughout the simulation. The observed errors remain small and mainly reflect the inherent characteristics of the estimator </w:t>
      </w:r>
      <w:commentRangeStart w:id="21"/>
      <w:r>
        <w:t>rather than sensor disturbances</w:t>
      </w:r>
      <w:commentRangeEnd w:id="21"/>
      <w:r w:rsidR="00F1533B">
        <w:rPr>
          <w:rStyle w:val="Kommentarsreferens"/>
          <w:sz w:val="22"/>
          <w:szCs w:val="22"/>
        </w:rPr>
        <w:commentReference w:id="21"/>
      </w:r>
      <w:r>
        <w:t>.</w:t>
      </w:r>
    </w:p>
    <w:p w:rsidR="00471CF5" w:rsidP="00471CF5" w:rsidRDefault="00471CF5" w14:paraId="16926073" w14:textId="0E7B9EEF">
      <w:pPr>
        <w:pStyle w:val="Rubrik2"/>
      </w:pPr>
      <w:r>
        <w:t>Discussion</w:t>
      </w:r>
    </w:p>
    <w:p w:rsidR="00471CF5" w:rsidP="00471CF5" w:rsidRDefault="00471CF5" w14:paraId="4FC7E796" w14:textId="77777777">
      <w:r>
        <w:t>The baseline scenario demonstrates that the Kalman filter provides accurate position and speed estimates under nominal operating conditions. The small residual errors observed in this case establish the lower bound of the estimation accuracy and confirm that the analysis framework operates as intended.</w:t>
      </w:r>
    </w:p>
    <w:p w:rsidRPr="00471CF5" w:rsidR="00471CF5" w:rsidP="00471CF5" w:rsidRDefault="00471CF5" w14:paraId="17943A5E" w14:textId="4A28378E">
      <w:r>
        <w:t>The baseline results serve as the reference against which the perturbation scenarios presented in the following chapters are evaluated.</w:t>
      </w:r>
    </w:p>
    <w:p w:rsidR="006D1B43" w:rsidP="006D1B43" w:rsidRDefault="006D1B43" w14:paraId="562DE149" w14:textId="287D3C15">
      <w:pPr>
        <w:pStyle w:val="Rubrik1"/>
        <w:rPr>
          <w:lang w:val="es-CL"/>
        </w:rPr>
      </w:pPr>
      <w:commentRangeStart w:id="22"/>
      <w:r>
        <w:t xml:space="preserve">TrainSpeed Noise </w:t>
      </w:r>
      <w:commentRangeEnd w:id="22"/>
      <w:r w:rsidR="005028A3">
        <w:rPr>
          <w:rStyle w:val="Kommentarsreferens"/>
          <w:sz w:val="40"/>
          <w:szCs w:val="40"/>
        </w:rPr>
        <w:commentReference w:id="22"/>
      </w:r>
      <w:r>
        <w:t>Sensitivity</w:t>
      </w:r>
    </w:p>
    <w:p w:rsidR="006D1B43" w:rsidP="006D1B43" w:rsidRDefault="006D1B43" w14:paraId="39289CB7" w14:textId="77777777">
      <w:pPr>
        <w:pStyle w:val="Rubrik2"/>
      </w:pPr>
      <w:r>
        <w:t>5.1 Objective</w:t>
      </w:r>
    </w:p>
    <w:p w:rsidR="006D1B43" w:rsidP="006D1B43" w:rsidRDefault="006D1B43" w14:paraId="6610E13C" w14:textId="77777777">
      <w:r>
        <w:t>The objective of this scenario is to evaluate the sensitivity of the Kalman filter to random errors affecting the TrainSpeed signal. Increasing levels of noise are introduced in order to assess how the estimation accuracy degrades as the uncertainty of the speed measurement increases.</w:t>
      </w:r>
    </w:p>
    <w:p w:rsidR="006D1B43" w:rsidP="006D1B43" w:rsidRDefault="006D1B43" w14:paraId="2A810A30" w14:textId="132674BF">
      <w:pPr>
        <w:pStyle w:val="Rubrik2"/>
      </w:pPr>
      <w:r>
        <w:t>Test Cases</w:t>
      </w:r>
    </w:p>
    <w:p w:rsidRPr="006D1B43" w:rsidR="006D1B43" w:rsidP="006D1B43" w:rsidRDefault="006D1B43" w14:paraId="337098F9" w14:textId="77777777">
      <w:pPr>
        <w:pStyle w:val="Normalwebb"/>
        <w:rPr>
          <w:lang w:val="en-GB"/>
        </w:rPr>
      </w:pPr>
      <w:r w:rsidRPr="006D1B43">
        <w:rPr>
          <w:lang w:val="en-GB"/>
        </w:rPr>
        <w:t xml:space="preserve">Three TrainSpeed </w:t>
      </w:r>
      <w:commentRangeStart w:id="23"/>
      <w:r w:rsidRPr="006D1B43">
        <w:rPr>
          <w:lang w:val="en-GB"/>
        </w:rPr>
        <w:t>noise</w:t>
      </w:r>
      <w:commentRangeEnd w:id="23"/>
      <w:r w:rsidRPr="006D1B43" w:rsidR="00C3513A">
        <w:rPr>
          <w:rStyle w:val="Kommentarsreferens"/>
          <w:sz w:val="24"/>
          <w:szCs w:val="24"/>
          <w:lang w:val="en-GB"/>
        </w:rPr>
        <w:commentReference w:id="23"/>
      </w:r>
      <w:r w:rsidRPr="006D1B43">
        <w:rPr>
          <w:lang w:val="en-GB"/>
        </w:rPr>
        <w:t xml:space="preserve"> levels were evaluated.</w:t>
      </w:r>
    </w:p>
    <w:tbl>
      <w:tblPr>
        <w:tblStyle w:val="Rutntstabell1ljusdekorfrg1"/>
        <w:tblW w:w="0" w:type="auto"/>
        <w:tblLook w:val="04A0" w:firstRow="1" w:lastRow="0" w:firstColumn="1" w:lastColumn="0" w:noHBand="0" w:noVBand="1"/>
      </w:tblPr>
      <w:tblGrid>
        <w:gridCol w:w="2481"/>
        <w:gridCol w:w="2210"/>
      </w:tblGrid>
      <w:tr w:rsidR="006D1B43" w:rsidTr="006D1B43" w14:paraId="067C2F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D1B43" w:rsidRDefault="006D1B43" w14:paraId="01A95184" w14:textId="77777777">
            <w:pPr>
              <w:jc w:val="center"/>
            </w:pPr>
            <w:r>
              <w:rPr>
                <w:b w:val="0"/>
                <w:bCs w:val="0"/>
              </w:rPr>
              <w:t>Case</w:t>
            </w:r>
          </w:p>
        </w:tc>
        <w:tc>
          <w:tcPr>
            <w:tcW w:w="0" w:type="auto"/>
            <w:hideMark/>
          </w:tcPr>
          <w:p w:rsidR="006D1B43" w:rsidRDefault="006D1B43" w14:paraId="57A8EC40"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D1B43" w:rsidTr="006D1B43" w14:paraId="759E8397"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6D1B43" w:rsidRDefault="006D1B43" w14:paraId="65256520" w14:textId="77777777">
            <w:pPr>
              <w:rPr>
                <w:b w:val="0"/>
                <w:bCs w:val="0"/>
              </w:rPr>
            </w:pPr>
            <w:r>
              <w:t>TRAIN_SPEED_NOISE_1P</w:t>
            </w:r>
          </w:p>
        </w:tc>
        <w:tc>
          <w:tcPr>
            <w:tcW w:w="0" w:type="auto"/>
            <w:hideMark/>
          </w:tcPr>
          <w:p w:rsidR="006D1B43" w:rsidRDefault="006D1B43" w14:paraId="66A57C4D" w14:textId="77777777">
            <w:pPr>
              <w:cnfStyle w:val="000000000000" w:firstRow="0" w:lastRow="0" w:firstColumn="0" w:lastColumn="0" w:oddVBand="0" w:evenVBand="0" w:oddHBand="0" w:evenHBand="0" w:firstRowFirstColumn="0" w:firstRowLastColumn="0" w:lastRowFirstColumn="0" w:lastRowLastColumn="0"/>
            </w:pPr>
            <w:r>
              <w:t>TrainSpeed noise ±1 %</w:t>
            </w:r>
          </w:p>
        </w:tc>
      </w:tr>
      <w:tr w:rsidR="006D1B43" w:rsidTr="006D1B43" w14:paraId="38C85FEF"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6D1B43" w:rsidRDefault="006D1B43" w14:paraId="5D2B2E17" w14:textId="77777777">
            <w:r>
              <w:t>TRAIN_SPEED_NOISE_2P</w:t>
            </w:r>
          </w:p>
        </w:tc>
        <w:tc>
          <w:tcPr>
            <w:tcW w:w="0" w:type="auto"/>
            <w:hideMark/>
          </w:tcPr>
          <w:p w:rsidR="006D1B43" w:rsidRDefault="006D1B43" w14:paraId="5C941A78" w14:textId="77777777">
            <w:pPr>
              <w:cnfStyle w:val="000000000000" w:firstRow="0" w:lastRow="0" w:firstColumn="0" w:lastColumn="0" w:oddVBand="0" w:evenVBand="0" w:oddHBand="0" w:evenHBand="0" w:firstRowFirstColumn="0" w:firstRowLastColumn="0" w:lastRowFirstColumn="0" w:lastRowLastColumn="0"/>
            </w:pPr>
            <w:r>
              <w:t>TrainSpeed noise ±2 %</w:t>
            </w:r>
          </w:p>
        </w:tc>
      </w:tr>
      <w:tr w:rsidR="006D1B43" w:rsidTr="006D1B43" w14:paraId="34DCCB13" w14:textId="77777777">
        <w:tc>
          <w:tcPr>
            <w:cnfStyle w:val="001000000000" w:firstRow="0" w:lastRow="0" w:firstColumn="1" w:lastColumn="0" w:oddVBand="0" w:evenVBand="0" w:oddHBand="0" w:evenHBand="0" w:firstRowFirstColumn="0" w:firstRowLastColumn="0" w:lastRowFirstColumn="0" w:lastRowLastColumn="0"/>
            <w:tcW w:w="0" w:type="auto"/>
            <w:hideMark/>
          </w:tcPr>
          <w:p w:rsidR="006D1B43" w:rsidRDefault="006D1B43" w14:paraId="7A1534B4" w14:textId="77777777">
            <w:r>
              <w:t>TRAIN_SPEED_NOISE_5P</w:t>
            </w:r>
          </w:p>
        </w:tc>
        <w:tc>
          <w:tcPr>
            <w:tcW w:w="0" w:type="auto"/>
            <w:hideMark/>
          </w:tcPr>
          <w:p w:rsidR="006D1B43" w:rsidRDefault="006D1B43" w14:paraId="1A93D847" w14:textId="77777777">
            <w:pPr>
              <w:cnfStyle w:val="000000000000" w:firstRow="0" w:lastRow="0" w:firstColumn="0" w:lastColumn="0" w:oddVBand="0" w:evenVBand="0" w:oddHBand="0" w:evenHBand="0" w:firstRowFirstColumn="0" w:firstRowLastColumn="0" w:lastRowFirstColumn="0" w:lastRowLastColumn="0"/>
            </w:pPr>
            <w:r>
              <w:t>TrainSpeed noise ±5 %</w:t>
            </w:r>
          </w:p>
        </w:tc>
      </w:tr>
    </w:tbl>
    <w:p w:rsidR="006D1B43" w:rsidP="006D1B43" w:rsidRDefault="00000000" w14:paraId="156762FC" w14:textId="77777777">
      <w:r>
        <w:pict w14:anchorId="7DA4E3E9">
          <v:rect id="_x0000_i1025" style="width:0;height:1.5pt" o:hr="t" o:hrstd="t" o:hralign="center" fillcolor="#a0a0a0" stroked="f"/>
        </w:pict>
      </w:r>
    </w:p>
    <w:p w:rsidR="006D1B43" w:rsidP="006D1B43" w:rsidRDefault="006D1B43" w14:paraId="3A4D112C" w14:textId="7743499D">
      <w:pPr>
        <w:pStyle w:val="Rubrik2"/>
      </w:pPr>
      <w:r>
        <w:t>Results</w:t>
      </w:r>
    </w:p>
    <w:p w:rsidRPr="006D1B43" w:rsidR="006D1B43" w:rsidP="006D1B43" w:rsidRDefault="006D1B43" w14:paraId="292FE827" w14:textId="022387AE">
      <w:r>
        <w:rPr>
          <w:noProof/>
        </w:rPr>
        <w:drawing>
          <wp:inline distT="0" distB="0" distL="0" distR="0" wp14:anchorId="2818DE20" wp14:editId="71B1F312">
            <wp:extent cx="5943600" cy="7136765"/>
            <wp:effectExtent l="0" t="0" r="0" b="6985"/>
            <wp:docPr id="18436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5117" name="Picture 1843685117"/>
                    <pic:cNvPicPr/>
                  </pic:nvPicPr>
                  <pic:blipFill>
                    <a:blip r:embed="rId10">
                      <a:extLst>
                        <a:ext uri="{28A0092B-C50C-407E-A947-70E740481C1C}">
                          <a14:useLocalDpi xmlns:a14="http://schemas.microsoft.com/office/drawing/2010/main" val="0"/>
                        </a:ext>
                      </a:extLst>
                    </a:blip>
                    <a:stretch>
                      <a:fillRect/>
                    </a:stretch>
                  </pic:blipFill>
                  <pic:spPr>
                    <a:xfrm>
                      <a:off x="0" y="0"/>
                      <a:ext cx="5943600" cy="7136765"/>
                    </a:xfrm>
                    <a:prstGeom prst="rect">
                      <a:avLst/>
                    </a:prstGeom>
                  </pic:spPr>
                </pic:pic>
              </a:graphicData>
            </a:graphic>
          </wp:inline>
        </w:drawing>
      </w:r>
    </w:p>
    <w:p w:rsidRPr="006D1B43" w:rsidR="006D1B43" w:rsidP="006D1B43" w:rsidRDefault="006D1B43" w14:paraId="3998A498" w14:textId="76381280">
      <w:pPr>
        <w:pStyle w:val="Normalwebb"/>
        <w:rPr>
          <w:lang w:val="en-GB"/>
        </w:rPr>
      </w:pPr>
      <w:r w:rsidRPr="006D1B43">
        <w:rPr>
          <w:rFonts w:asciiTheme="minorHAnsi" w:hAnsiTheme="minorHAnsi" w:eastAsiaTheme="minorHAnsi" w:cstheme="minorBidi"/>
          <w:b/>
          <w:bCs/>
          <w:kern w:val="2"/>
          <w:sz w:val="22"/>
          <w:szCs w:val="22"/>
          <w:lang w:val="en-GB" w:eastAsia="en-US"/>
          <w14:ligatures w14:val="standardContextual"/>
        </w:rPr>
        <w:t>Figure 5.1</w:t>
      </w:r>
      <w:r w:rsidRPr="006D1B43">
        <w:rPr>
          <w:rFonts w:asciiTheme="minorHAnsi" w:hAnsiTheme="minorHAnsi" w:eastAsiaTheme="minorHAnsi" w:cstheme="minorBidi"/>
          <w:kern w:val="2"/>
          <w:sz w:val="22"/>
          <w:szCs w:val="22"/>
          <w:lang w:val="en-GB" w:eastAsia="en-US"/>
          <w14:ligatures w14:val="standardContextual"/>
        </w:rPr>
        <w:t xml:space="preserve"> </w:t>
      </w:r>
      <w:r w:rsidRPr="006D1B43">
        <w:rPr>
          <w:rFonts w:asciiTheme="minorHAnsi" w:hAnsiTheme="minorHAnsi" w:eastAsiaTheme="minorHAnsi" w:cstheme="minorBidi"/>
          <w:i/>
          <w:iCs/>
          <w:kern w:val="2"/>
          <w:sz w:val="22"/>
          <w:szCs w:val="22"/>
          <w:lang w:val="en-GB" w:eastAsia="en-US"/>
          <w14:ligatures w14:val="standardContextual"/>
        </w:rPr>
        <w:t xml:space="preserve">summarizes the estimator performance for all investigated TrainSpeed </w:t>
      </w:r>
      <w:commentRangeStart w:id="24"/>
      <w:r w:rsidRPr="006D1B43">
        <w:rPr>
          <w:rFonts w:asciiTheme="minorHAnsi" w:hAnsiTheme="minorHAnsi" w:eastAsiaTheme="minorHAnsi" w:cstheme="minorBidi"/>
          <w:i/>
          <w:iCs/>
          <w:kern w:val="2"/>
          <w:sz w:val="22"/>
          <w:szCs w:val="22"/>
          <w:lang w:val="en-GB" w:eastAsia="en-US"/>
          <w14:ligatures w14:val="standardContextual"/>
        </w:rPr>
        <w:t>noise levels</w:t>
      </w:r>
      <w:commentRangeEnd w:id="24"/>
      <w:r w:rsidRPr="006D1B43" w:rsidR="000B236E">
        <w:rPr>
          <w:rStyle w:val="Kommentarsreferens"/>
          <w:rFonts w:asciiTheme="minorHAnsi" w:hAnsiTheme="minorHAnsi" w:eastAsiaTheme="minorHAnsi" w:cstheme="minorBidi"/>
          <w:i/>
          <w:iCs/>
          <w:kern w:val="2"/>
          <w:sz w:val="22"/>
          <w:szCs w:val="22"/>
          <w:lang w:val="en-GB" w:eastAsia="en-US"/>
          <w14:ligatures w14:val="standardContextual"/>
        </w:rPr>
        <w:commentReference w:id="24"/>
      </w:r>
      <w:r w:rsidRPr="006D1B43">
        <w:rPr>
          <w:rFonts w:asciiTheme="minorHAnsi" w:hAnsiTheme="minorHAnsi" w:eastAsiaTheme="minorHAnsi" w:cstheme="minorBidi"/>
          <w:i/>
          <w:iCs/>
          <w:kern w:val="2"/>
          <w:sz w:val="22"/>
          <w:szCs w:val="22"/>
          <w:lang w:val="en-GB" w:eastAsia="en-US"/>
          <w14:ligatures w14:val="standardContextual"/>
        </w:rPr>
        <w:t>.</w:t>
      </w:r>
      <w:r w:rsidRPr="006D1B43">
        <w:rPr>
          <w:i/>
          <w:iCs/>
          <w:lang w:val="en-GB"/>
        </w:rPr>
        <w:t xml:space="preserve"> The </w:t>
      </w:r>
      <w:del w:author="Per Leander" w:date="2026-07-07T13:12:00Z" w16du:dateUtc="2026-07-07T11:12:00Z" w:id="25">
        <w:r w:rsidRPr="006D1B43" w:rsidDel="000B236E">
          <w:rPr>
            <w:i/>
            <w:iCs/>
            <w:lang w:val="en-GB"/>
          </w:rPr>
          <w:delText>upper</w:delText>
        </w:r>
        <w:r w:rsidRPr="006D1B43" w:rsidDel="000B236E">
          <w:rPr>
            <w:i/>
            <w:iCs/>
          </w:rPr>
          <w:delText xml:space="preserve"> </w:delText>
        </w:r>
      </w:del>
      <w:ins w:author="Per Leander" w:date="2026-07-07T13:12:00Z" w16du:dateUtc="2026-07-07T11:12:00Z" w:id="26">
        <w:r w:rsidR="000B236E">
          <w:rPr>
            <w:i/>
            <w:iCs/>
            <w:lang w:val="en-GB"/>
          </w:rPr>
          <w:t>lower</w:t>
        </w:r>
        <w:r w:rsidRPr="006D1B43" w:rsidR="000B236E">
          <w:rPr>
            <w:i/>
            <w:iCs/>
          </w:rPr>
          <w:t xml:space="preserve"> </w:t>
        </w:r>
      </w:ins>
      <w:r w:rsidRPr="006D1B43">
        <w:rPr>
          <w:i/>
          <w:iCs/>
          <w:lang w:val="en-GB"/>
        </w:rPr>
        <w:t xml:space="preserve">diagrams present the estimated position and speed together with the corresponding </w:t>
      </w:r>
      <w:r w:rsidRPr="006D1B43">
        <w:rPr>
          <w:i/>
          <w:iCs/>
          <w:lang w:val="en-GB"/>
        </w:rPr>
        <w:t xml:space="preserve">estimation errors, while the </w:t>
      </w:r>
      <w:del w:author="Per Leander" w:date="2026-07-07T13:13:00Z" w16du:dateUtc="2026-07-07T11:13:00Z" w:id="27">
        <w:r w:rsidRPr="006D1B43" w:rsidDel="000B236E">
          <w:rPr>
            <w:i/>
            <w:iCs/>
            <w:lang w:val="en-GB"/>
          </w:rPr>
          <w:delText xml:space="preserve">lower </w:delText>
        </w:r>
      </w:del>
      <w:ins w:author="Per Leander" w:date="2026-07-07T13:13:00Z" w16du:dateUtc="2026-07-07T11:13:00Z" w:id="28">
        <w:r w:rsidR="000B236E">
          <w:rPr>
            <w:i/>
            <w:iCs/>
            <w:lang w:val="en-GB"/>
          </w:rPr>
          <w:t>upper</w:t>
        </w:r>
        <w:r w:rsidRPr="006D1B43" w:rsidR="000B236E">
          <w:rPr>
            <w:i/>
            <w:iCs/>
            <w:lang w:val="en-GB"/>
          </w:rPr>
          <w:t xml:space="preserve"> </w:t>
        </w:r>
      </w:ins>
      <w:r w:rsidRPr="006D1B43">
        <w:rPr>
          <w:i/>
          <w:iCs/>
          <w:lang w:val="en-GB"/>
        </w:rPr>
        <w:t>bar charts summarize the performance metrics for each test case.</w:t>
      </w:r>
    </w:p>
    <w:p w:rsidRPr="006D1B43" w:rsidR="006D1B43" w:rsidP="006D1B43" w:rsidRDefault="006D1B43" w14:paraId="2FEF2C5E" w14:textId="77777777">
      <w:pPr>
        <w:pStyle w:val="Normalwebb"/>
        <w:rPr>
          <w:lang w:val="en-GB"/>
        </w:rPr>
      </w:pPr>
      <w:r w:rsidRPr="006D1B43">
        <w:rPr>
          <w:lang w:val="en-GB"/>
        </w:rPr>
        <w:t>As the TrainSpeed noise increases, both the position and speed estimation errors increase gradually. The deterioration is reflected in both the RMS error and the maximum absolute error.</w:t>
      </w:r>
    </w:p>
    <w:p w:rsidRPr="006D1B43" w:rsidR="006D1B43" w:rsidP="006D1B43" w:rsidRDefault="00000000" w14:paraId="0585E120" w14:textId="77777777">
      <w:r>
        <w:pict w14:anchorId="39C859E8">
          <v:rect id="_x0000_i1026" style="width:0;height:1.5pt" o:hr="t" o:hrstd="t" o:hralign="center" fillcolor="#a0a0a0" stroked="f"/>
        </w:pict>
      </w:r>
    </w:p>
    <w:p w:rsidRPr="006D1B43" w:rsidR="006D1B43" w:rsidP="006D1B43" w:rsidRDefault="006D1B43" w14:paraId="7C1A4D55" w14:textId="12F85095">
      <w:pPr>
        <w:pStyle w:val="Rubrik2"/>
      </w:pPr>
      <w:r w:rsidRPr="006D1B43">
        <w:t>Discussion</w:t>
      </w:r>
    </w:p>
    <w:p w:rsidRPr="006D1B43" w:rsidR="006D1B43" w:rsidP="006D1B43" w:rsidRDefault="006D1B43" w14:paraId="1815A560" w14:textId="77777777">
      <w:pPr>
        <w:pStyle w:val="Normalwebb"/>
        <w:rPr>
          <w:lang w:val="en-GB"/>
        </w:rPr>
      </w:pPr>
      <w:r w:rsidRPr="006D1B43">
        <w:rPr>
          <w:lang w:val="en-GB"/>
        </w:rPr>
        <w:t xml:space="preserve">The results demonstrate that the estimation accuracy decreases as the TrainSpeed uncertainty increases. Nevertheless, the Kalman filter </w:t>
      </w:r>
      <w:commentRangeStart w:id="29"/>
      <w:r w:rsidRPr="006D1B43">
        <w:rPr>
          <w:lang w:val="en-GB"/>
        </w:rPr>
        <w:t xml:space="preserve">remains stable </w:t>
      </w:r>
      <w:commentRangeEnd w:id="29"/>
      <w:r w:rsidRPr="006D1B43" w:rsidR="00E77C10">
        <w:rPr>
          <w:rStyle w:val="Kommentarsreferens"/>
          <w:sz w:val="24"/>
          <w:szCs w:val="24"/>
          <w:lang w:val="en-GB"/>
        </w:rPr>
        <w:commentReference w:id="29"/>
      </w:r>
      <w:r w:rsidRPr="006D1B43">
        <w:rPr>
          <w:lang w:val="en-GB"/>
        </w:rPr>
        <w:t>throughout all investigated noise levels.</w:t>
      </w:r>
    </w:p>
    <w:p w:rsidRPr="006D1B43" w:rsidR="006D1B43" w:rsidP="006D1B43" w:rsidRDefault="006D1B43" w14:paraId="11761225" w14:textId="77777777">
      <w:pPr>
        <w:pStyle w:val="Normalwebb"/>
        <w:rPr>
          <w:lang w:val="en-GB"/>
        </w:rPr>
      </w:pPr>
      <w:r w:rsidRPr="006D1B43">
        <w:rPr>
          <w:lang w:val="en-GB"/>
        </w:rPr>
        <w:t xml:space="preserve">The gradual </w:t>
      </w:r>
      <w:commentRangeStart w:id="30"/>
      <w:r w:rsidRPr="006D1B43">
        <w:rPr>
          <w:lang w:val="en-GB"/>
        </w:rPr>
        <w:t>increase</w:t>
      </w:r>
      <w:commentRangeEnd w:id="30"/>
      <w:r w:rsidRPr="006D1B43" w:rsidR="00E77C10">
        <w:rPr>
          <w:rStyle w:val="Kommentarsreferens"/>
          <w:sz w:val="24"/>
          <w:szCs w:val="24"/>
          <w:lang w:val="en-GB"/>
        </w:rPr>
        <w:commentReference w:id="30"/>
      </w:r>
      <w:r w:rsidRPr="006D1B43">
        <w:rPr>
          <w:lang w:val="en-GB"/>
        </w:rPr>
        <w:t xml:space="preserve"> in the performance metrics indicates a predictable degradation rather than an abrupt loss of estimation quality. Within the investigated range, the estimator continues to provide consistent position and speed estimates despite increasing disturbances in the TrainSpeed signal.</w:t>
      </w:r>
    </w:p>
    <w:p w:rsidRPr="002849E8" w:rsidR="002849E8" w:rsidP="002849E8" w:rsidRDefault="002849E8" w14:paraId="13CCA119" w14:textId="52C516DB">
      <w:pPr>
        <w:pStyle w:val="Rubrik1"/>
      </w:pPr>
      <w:commentRangeStart w:id="31"/>
      <w:r w:rsidRPr="002849E8">
        <w:t xml:space="preserve">GPS Position Noise </w:t>
      </w:r>
      <w:commentRangeEnd w:id="31"/>
      <w:r w:rsidRPr="002849E8" w:rsidR="00525D7A">
        <w:rPr>
          <w:rStyle w:val="Kommentarsreferens"/>
          <w:sz w:val="40"/>
          <w:szCs w:val="40"/>
        </w:rPr>
        <w:commentReference w:id="31"/>
      </w:r>
      <w:r w:rsidRPr="002849E8">
        <w:t>Sensitivity</w:t>
      </w:r>
    </w:p>
    <w:p w:rsidRPr="002849E8" w:rsidR="002849E8" w:rsidP="002849E8" w:rsidRDefault="002849E8" w14:paraId="2C4CF93A" w14:textId="7B02EE76">
      <w:pPr>
        <w:pStyle w:val="Rubrik2"/>
      </w:pPr>
      <w:r w:rsidRPr="002849E8">
        <w:t>Objective</w:t>
      </w:r>
    </w:p>
    <w:p w:rsidRPr="002849E8" w:rsidR="002849E8" w:rsidP="002849E8" w:rsidRDefault="002849E8" w14:paraId="2001F8F1" w14:textId="77777777">
      <w:pPr>
        <w:pStyle w:val="Normalwebb"/>
        <w:rPr>
          <w:lang w:val="en-GB"/>
        </w:rPr>
      </w:pPr>
      <w:r w:rsidRPr="002849E8">
        <w:rPr>
          <w:lang w:val="en-GB"/>
        </w:rPr>
        <w:t>The objective of this scenario is to evaluate the sensitivity of the Kalman filter to random errors affecting the GPS position measurements. Increasing levels of GPS position noise are introduced to assess their influence on the estimated train position and speed.</w:t>
      </w:r>
    </w:p>
    <w:p w:rsidRPr="002849E8" w:rsidR="002849E8" w:rsidP="002849E8" w:rsidRDefault="002849E8" w14:paraId="5D9807FB" w14:textId="5E5D2920">
      <w:pPr>
        <w:pStyle w:val="Rubrik2"/>
      </w:pPr>
      <w:r w:rsidRPr="002849E8">
        <w:t>Test Cases</w:t>
      </w:r>
    </w:p>
    <w:p w:rsidRPr="002849E8" w:rsidR="002849E8" w:rsidP="002849E8" w:rsidRDefault="002849E8" w14:paraId="2C77204C" w14:textId="77777777">
      <w:pPr>
        <w:pStyle w:val="Normalwebb"/>
        <w:rPr>
          <w:lang w:val="en-GB"/>
        </w:rPr>
      </w:pPr>
      <w:r w:rsidRPr="002849E8">
        <w:rPr>
          <w:lang w:val="en-GB"/>
        </w:rPr>
        <w:t>Three GPS position noise levels were evaluated.</w:t>
      </w:r>
    </w:p>
    <w:tbl>
      <w:tblPr>
        <w:tblStyle w:val="Rutntstabell1ljusdekorfrg1"/>
        <w:tblW w:w="0" w:type="auto"/>
        <w:tblLook w:val="04A0" w:firstRow="1" w:lastRow="0" w:firstColumn="1" w:lastColumn="0" w:noHBand="0" w:noVBand="1"/>
      </w:tblPr>
      <w:tblGrid>
        <w:gridCol w:w="2775"/>
        <w:gridCol w:w="2477"/>
      </w:tblGrid>
      <w:tr w:rsidRPr="002849E8" w:rsidR="002849E8" w:rsidTr="002849E8" w14:paraId="557587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711EBD9A" w14:textId="77777777">
            <w:pPr>
              <w:jc w:val="center"/>
            </w:pPr>
            <w:r w:rsidRPr="002849E8">
              <w:rPr>
                <w:b w:val="0"/>
                <w:bCs w:val="0"/>
              </w:rPr>
              <w:t>Case</w:t>
            </w:r>
          </w:p>
        </w:tc>
        <w:tc>
          <w:tcPr>
            <w:tcW w:w="0" w:type="auto"/>
            <w:hideMark/>
          </w:tcPr>
          <w:p w:rsidRPr="002849E8" w:rsidR="002849E8" w:rsidRDefault="002849E8" w14:paraId="435CAD6A"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2849E8">
              <w:rPr>
                <w:b w:val="0"/>
                <w:bCs w:val="0"/>
              </w:rPr>
              <w:t>Description</w:t>
            </w:r>
          </w:p>
        </w:tc>
      </w:tr>
      <w:tr w:rsidRPr="002849E8" w:rsidR="002849E8" w:rsidTr="002849E8" w14:paraId="4A40A96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18E4208B" w14:textId="77777777">
            <w:pPr>
              <w:rPr>
                <w:b w:val="0"/>
                <w:bCs w:val="0"/>
              </w:rPr>
            </w:pPr>
            <w:r w:rsidRPr="002849E8">
              <w:t>GPS_POSITION_NOISE_1M</w:t>
            </w:r>
          </w:p>
        </w:tc>
        <w:tc>
          <w:tcPr>
            <w:tcW w:w="0" w:type="auto"/>
            <w:hideMark/>
          </w:tcPr>
          <w:p w:rsidRPr="002849E8" w:rsidR="002849E8" w:rsidRDefault="002849E8" w14:paraId="02C13CA8" w14:textId="77777777">
            <w:pPr>
              <w:cnfStyle w:val="000000000000" w:firstRow="0" w:lastRow="0" w:firstColumn="0" w:lastColumn="0" w:oddVBand="0" w:evenVBand="0" w:oddHBand="0" w:evenHBand="0" w:firstRowFirstColumn="0" w:firstRowLastColumn="0" w:lastRowFirstColumn="0" w:lastRowLastColumn="0"/>
            </w:pPr>
            <w:r w:rsidRPr="002849E8">
              <w:t>GPS position noise ±1 m</w:t>
            </w:r>
          </w:p>
        </w:tc>
      </w:tr>
      <w:tr w:rsidRPr="002849E8" w:rsidR="002849E8" w:rsidTr="002849E8" w14:paraId="1395CA2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2DB0EE34" w14:textId="77777777">
            <w:r w:rsidRPr="002849E8">
              <w:t>GPS_POSITION_NOISE_3M</w:t>
            </w:r>
          </w:p>
        </w:tc>
        <w:tc>
          <w:tcPr>
            <w:tcW w:w="0" w:type="auto"/>
            <w:hideMark/>
          </w:tcPr>
          <w:p w:rsidRPr="002849E8" w:rsidR="002849E8" w:rsidRDefault="002849E8" w14:paraId="77AF1A6D" w14:textId="77777777">
            <w:pPr>
              <w:cnfStyle w:val="000000000000" w:firstRow="0" w:lastRow="0" w:firstColumn="0" w:lastColumn="0" w:oddVBand="0" w:evenVBand="0" w:oddHBand="0" w:evenHBand="0" w:firstRowFirstColumn="0" w:firstRowLastColumn="0" w:lastRowFirstColumn="0" w:lastRowLastColumn="0"/>
            </w:pPr>
            <w:r w:rsidRPr="002849E8">
              <w:t>GPS position noise ±3 m</w:t>
            </w:r>
          </w:p>
        </w:tc>
      </w:tr>
      <w:tr w:rsidRPr="002849E8" w:rsidR="002849E8" w:rsidTr="002849E8" w14:paraId="48F3D4D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7477F148" w14:textId="77777777">
            <w:r w:rsidRPr="002849E8">
              <w:t>GPS_POSITION_NOISE_10M</w:t>
            </w:r>
          </w:p>
        </w:tc>
        <w:tc>
          <w:tcPr>
            <w:tcW w:w="0" w:type="auto"/>
            <w:hideMark/>
          </w:tcPr>
          <w:p w:rsidRPr="002849E8" w:rsidR="002849E8" w:rsidRDefault="002849E8" w14:paraId="3870582F" w14:textId="77777777">
            <w:pPr>
              <w:cnfStyle w:val="000000000000" w:firstRow="0" w:lastRow="0" w:firstColumn="0" w:lastColumn="0" w:oddVBand="0" w:evenVBand="0" w:oddHBand="0" w:evenHBand="0" w:firstRowFirstColumn="0" w:firstRowLastColumn="0" w:lastRowFirstColumn="0" w:lastRowLastColumn="0"/>
            </w:pPr>
            <w:r w:rsidRPr="002849E8">
              <w:t>GPS position noise ±10 m</w:t>
            </w:r>
          </w:p>
        </w:tc>
      </w:tr>
    </w:tbl>
    <w:p w:rsidR="002849E8" w:rsidP="002849E8" w:rsidRDefault="002849E8" w14:paraId="0647166A" w14:textId="4DC505A7">
      <w:pPr>
        <w:pStyle w:val="Rubrik2"/>
      </w:pPr>
      <w:r w:rsidRPr="002849E8">
        <w:t>Results</w:t>
      </w:r>
    </w:p>
    <w:p w:rsidRPr="002849E8" w:rsidR="002849E8" w:rsidP="002849E8" w:rsidRDefault="002849E8" w14:paraId="562B7DE8" w14:textId="15148CDB">
      <w:r>
        <w:rPr>
          <w:noProof/>
        </w:rPr>
        <w:drawing>
          <wp:inline distT="0" distB="0" distL="0" distR="0" wp14:anchorId="506C7364" wp14:editId="396E0331">
            <wp:extent cx="5943600" cy="7117715"/>
            <wp:effectExtent l="0" t="0" r="0" b="6985"/>
            <wp:docPr id="46786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67774" name="Picture 467867774"/>
                    <pic:cNvPicPr/>
                  </pic:nvPicPr>
                  <pic:blipFill>
                    <a:blip r:embed="rId11">
                      <a:extLst>
                        <a:ext uri="{28A0092B-C50C-407E-A947-70E740481C1C}">
                          <a14:useLocalDpi xmlns:a14="http://schemas.microsoft.com/office/drawing/2010/main" val="0"/>
                        </a:ext>
                      </a:extLst>
                    </a:blip>
                    <a:stretch>
                      <a:fillRect/>
                    </a:stretch>
                  </pic:blipFill>
                  <pic:spPr>
                    <a:xfrm>
                      <a:off x="0" y="0"/>
                      <a:ext cx="5943600" cy="7117715"/>
                    </a:xfrm>
                    <a:prstGeom prst="rect">
                      <a:avLst/>
                    </a:prstGeom>
                  </pic:spPr>
                </pic:pic>
              </a:graphicData>
            </a:graphic>
          </wp:inline>
        </w:drawing>
      </w:r>
    </w:p>
    <w:p w:rsidRPr="002849E8" w:rsidR="002849E8" w:rsidP="002849E8" w:rsidRDefault="002849E8" w14:paraId="70338645" w14:textId="77777777">
      <w:pPr>
        <w:pStyle w:val="Normalwebb"/>
        <w:rPr>
          <w:lang w:val="en-GB"/>
        </w:rPr>
      </w:pPr>
      <w:r w:rsidRPr="002849E8">
        <w:rPr>
          <w:rStyle w:val="Stark"/>
          <w:rFonts w:eastAsiaTheme="majorEastAsia"/>
          <w:lang w:val="en-GB"/>
        </w:rPr>
        <w:t>Figure 6.1</w:t>
      </w:r>
      <w:r w:rsidRPr="002849E8">
        <w:rPr>
          <w:lang w:val="en-GB"/>
        </w:rPr>
        <w:t xml:space="preserve"> </w:t>
      </w:r>
      <w:r w:rsidRPr="002849E8">
        <w:rPr>
          <w:i/>
          <w:iCs/>
          <w:lang w:val="en-GB"/>
        </w:rPr>
        <w:t xml:space="preserve">summarizes the estimator performance for the investigated GPS position noise levels. The upper diagrams present the estimated position and speed together with the corresponding </w:t>
      </w:r>
      <w:r w:rsidRPr="002849E8">
        <w:rPr>
          <w:i/>
          <w:iCs/>
          <w:lang w:val="en-GB"/>
        </w:rPr>
        <w:t>estimation errors, while the lower bar charts summarize the performance metrics for each test case.</w:t>
      </w:r>
    </w:p>
    <w:p w:rsidRPr="002849E8" w:rsidR="002849E8" w:rsidP="002849E8" w:rsidRDefault="002849E8" w14:paraId="03B2F3E4" w14:textId="77777777">
      <w:pPr>
        <w:pStyle w:val="Normalwebb"/>
        <w:rPr>
          <w:lang w:val="en-GB"/>
        </w:rPr>
      </w:pPr>
      <w:r w:rsidRPr="002849E8">
        <w:rPr>
          <w:lang w:val="en-GB"/>
        </w:rPr>
        <w:t xml:space="preserve">Increasing GPS position noise results in a gradual increase in the </w:t>
      </w:r>
      <w:commentRangeStart w:id="32"/>
      <w:r w:rsidRPr="002849E8">
        <w:rPr>
          <w:lang w:val="en-GB"/>
        </w:rPr>
        <w:t>position estimation error</w:t>
      </w:r>
      <w:commentRangeEnd w:id="32"/>
      <w:r w:rsidRPr="002849E8" w:rsidR="00E77C10">
        <w:rPr>
          <w:rStyle w:val="Kommentarsreferens"/>
          <w:sz w:val="24"/>
          <w:szCs w:val="24"/>
          <w:lang w:val="en-GB"/>
        </w:rPr>
        <w:commentReference w:id="32"/>
      </w:r>
      <w:r w:rsidRPr="002849E8">
        <w:rPr>
          <w:lang w:val="en-GB"/>
        </w:rPr>
        <w:t xml:space="preserve">. The </w:t>
      </w:r>
      <w:commentRangeStart w:id="33"/>
      <w:r w:rsidRPr="002849E8">
        <w:rPr>
          <w:lang w:val="en-GB"/>
        </w:rPr>
        <w:t>speed estimate</w:t>
      </w:r>
      <w:commentRangeEnd w:id="33"/>
      <w:r w:rsidRPr="002849E8" w:rsidR="00E77C10">
        <w:rPr>
          <w:rStyle w:val="Kommentarsreferens"/>
          <w:sz w:val="24"/>
          <w:szCs w:val="24"/>
          <w:lang w:val="en-GB"/>
        </w:rPr>
        <w:commentReference w:id="33"/>
      </w:r>
      <w:r w:rsidRPr="002849E8">
        <w:rPr>
          <w:lang w:val="en-GB"/>
        </w:rPr>
        <w:t xml:space="preserve"> is affected to a much smaller extent, indicating that the estimator effectively attenuates random disturbances in the GPS position measurements.</w:t>
      </w:r>
    </w:p>
    <w:p w:rsidRPr="002849E8" w:rsidR="002849E8" w:rsidP="002849E8" w:rsidRDefault="002849E8" w14:paraId="3FF58A49" w14:textId="28E8D571">
      <w:pPr>
        <w:pStyle w:val="Rubrik2"/>
      </w:pPr>
      <w:r w:rsidRPr="002849E8">
        <w:t>Discussion</w:t>
      </w:r>
    </w:p>
    <w:p w:rsidRPr="002849E8" w:rsidR="002849E8" w:rsidP="002849E8" w:rsidRDefault="002849E8" w14:paraId="49C6F8CC" w14:textId="77777777">
      <w:pPr>
        <w:pStyle w:val="Normalwebb"/>
        <w:rPr>
          <w:lang w:val="en-GB"/>
        </w:rPr>
      </w:pPr>
      <w:r w:rsidRPr="002849E8">
        <w:rPr>
          <w:lang w:val="en-GB"/>
        </w:rPr>
        <w:t>The results show that the Kalman filter remains stable for all investigated GPS noise levels. Although the position accuracy decreases as the GPS uncertainty increases, the degradation is gradual and well behaved.</w:t>
      </w:r>
    </w:p>
    <w:p w:rsidRPr="002849E8" w:rsidR="002849E8" w:rsidP="002849E8" w:rsidRDefault="002849E8" w14:paraId="714398A0" w14:textId="77777777">
      <w:pPr>
        <w:pStyle w:val="Normalwebb"/>
        <w:rPr>
          <w:lang w:val="en-GB"/>
        </w:rPr>
      </w:pPr>
      <w:r w:rsidRPr="002849E8">
        <w:rPr>
          <w:lang w:val="en-GB"/>
        </w:rPr>
        <w:t>The limited influence on the speed estimate indicates that the estimator effectively suppresses random GPS position disturbances while maintaining a consistent estimate of the train motion.</w:t>
      </w:r>
    </w:p>
    <w:p w:rsidRPr="002849E8" w:rsidR="002849E8" w:rsidP="002849E8" w:rsidRDefault="002849E8" w14:paraId="2041E2EE" w14:textId="6D87A216">
      <w:pPr>
        <w:pStyle w:val="Rubrik1"/>
      </w:pPr>
      <w:r w:rsidRPr="002849E8">
        <w:t>GPS Signal Loss Sensitivity</w:t>
      </w:r>
    </w:p>
    <w:p w:rsidRPr="002849E8" w:rsidR="002849E8" w:rsidP="002849E8" w:rsidRDefault="002849E8" w14:paraId="1AAB8ABF" w14:textId="6BD71CF2">
      <w:pPr>
        <w:pStyle w:val="Rubrik2"/>
      </w:pPr>
      <w:r w:rsidRPr="002849E8">
        <w:t>Objective</w:t>
      </w:r>
    </w:p>
    <w:p w:rsidRPr="002849E8" w:rsidR="002849E8" w:rsidP="002849E8" w:rsidRDefault="002849E8" w14:paraId="41F68366" w14:textId="77777777">
      <w:pPr>
        <w:pStyle w:val="Normalwebb"/>
        <w:rPr>
          <w:lang w:val="en-GB"/>
        </w:rPr>
      </w:pPr>
      <w:r w:rsidRPr="002849E8">
        <w:rPr>
          <w:lang w:val="en-GB"/>
        </w:rPr>
        <w:t>The objective of this scenario is to evaluate the behaviour of the Kalman filter during temporary GPS signal loss. Different outage durations are investigated to assess how the estimation accuracy evolves when GPS measurements are unavailable and how rapidly the estimator recovers when GPS observations become available again.</w:t>
      </w:r>
    </w:p>
    <w:p w:rsidRPr="002849E8" w:rsidR="002849E8" w:rsidP="002849E8" w:rsidRDefault="002849E8" w14:paraId="27DCB62F" w14:textId="5422E9BD">
      <w:pPr>
        <w:pStyle w:val="Rubrik2"/>
      </w:pPr>
      <w:r>
        <w:t>T</w:t>
      </w:r>
      <w:r w:rsidRPr="002849E8">
        <w:t>est Cases</w:t>
      </w:r>
    </w:p>
    <w:p w:rsidRPr="002849E8" w:rsidR="002849E8" w:rsidP="002849E8" w:rsidRDefault="002849E8" w14:paraId="5945F341" w14:textId="77777777">
      <w:pPr>
        <w:pStyle w:val="Normalwebb"/>
        <w:rPr>
          <w:lang w:val="en-GB"/>
        </w:rPr>
      </w:pPr>
      <w:r w:rsidRPr="002849E8">
        <w:rPr>
          <w:lang w:val="en-GB"/>
        </w:rPr>
        <w:t>Three GPS outage durations were evaluated.</w:t>
      </w:r>
    </w:p>
    <w:tbl>
      <w:tblPr>
        <w:tblStyle w:val="Rutntstabell1ljusdekorfrg1"/>
        <w:tblW w:w="0" w:type="auto"/>
        <w:tblLook w:val="04A0" w:firstRow="1" w:lastRow="0" w:firstColumn="1" w:lastColumn="0" w:noHBand="0" w:noVBand="1"/>
      </w:tblPr>
      <w:tblGrid>
        <w:gridCol w:w="2729"/>
        <w:gridCol w:w="2350"/>
      </w:tblGrid>
      <w:tr w:rsidRPr="002849E8" w:rsidR="002849E8" w:rsidTr="002849E8" w14:paraId="74629F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6B91D7B5" w14:textId="77777777">
            <w:pPr>
              <w:jc w:val="center"/>
            </w:pPr>
            <w:r w:rsidRPr="002849E8">
              <w:rPr>
                <w:b w:val="0"/>
                <w:bCs w:val="0"/>
              </w:rPr>
              <w:t>Case</w:t>
            </w:r>
          </w:p>
        </w:tc>
        <w:tc>
          <w:tcPr>
            <w:tcW w:w="0" w:type="auto"/>
            <w:hideMark/>
          </w:tcPr>
          <w:p w:rsidRPr="002849E8" w:rsidR="002849E8" w:rsidRDefault="002849E8" w14:paraId="550D2573"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2849E8">
              <w:rPr>
                <w:b w:val="0"/>
                <w:bCs w:val="0"/>
              </w:rPr>
              <w:t>Description</w:t>
            </w:r>
          </w:p>
        </w:tc>
      </w:tr>
      <w:tr w:rsidRPr="002849E8" w:rsidR="002849E8" w:rsidTr="002849E8" w14:paraId="45AE508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0699019F" w14:textId="77777777">
            <w:pPr>
              <w:rPr>
                <w:b w:val="0"/>
                <w:bCs w:val="0"/>
              </w:rPr>
            </w:pPr>
            <w:r w:rsidRPr="002849E8">
              <w:t>TUNNEL_15S_TS_NOISE_2P</w:t>
            </w:r>
          </w:p>
        </w:tc>
        <w:tc>
          <w:tcPr>
            <w:tcW w:w="0" w:type="auto"/>
            <w:hideMark/>
          </w:tcPr>
          <w:p w:rsidRPr="002849E8" w:rsidR="002849E8" w:rsidRDefault="002849E8" w14:paraId="36DFE058" w14:textId="77777777">
            <w:pPr>
              <w:cnfStyle w:val="000000000000" w:firstRow="0" w:lastRow="0" w:firstColumn="0" w:lastColumn="0" w:oddVBand="0" w:evenVBand="0" w:oddHBand="0" w:evenHBand="0" w:firstRowFirstColumn="0" w:firstRowLastColumn="0" w:lastRowFirstColumn="0" w:lastRowLastColumn="0"/>
            </w:pPr>
            <w:r w:rsidRPr="002849E8">
              <w:t>GPS unavailable for 15 s</w:t>
            </w:r>
          </w:p>
        </w:tc>
      </w:tr>
      <w:tr w:rsidRPr="002849E8" w:rsidR="002849E8" w:rsidTr="002849E8" w14:paraId="0766705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4B554774" w14:textId="77777777">
            <w:r w:rsidRPr="002849E8">
              <w:t>TUNNEL_30S_TS_NOISE_2P</w:t>
            </w:r>
          </w:p>
        </w:tc>
        <w:tc>
          <w:tcPr>
            <w:tcW w:w="0" w:type="auto"/>
            <w:hideMark/>
          </w:tcPr>
          <w:p w:rsidRPr="002849E8" w:rsidR="002849E8" w:rsidRDefault="002849E8" w14:paraId="21A30E40" w14:textId="77777777">
            <w:pPr>
              <w:cnfStyle w:val="000000000000" w:firstRow="0" w:lastRow="0" w:firstColumn="0" w:lastColumn="0" w:oddVBand="0" w:evenVBand="0" w:oddHBand="0" w:evenHBand="0" w:firstRowFirstColumn="0" w:firstRowLastColumn="0" w:lastRowFirstColumn="0" w:lastRowLastColumn="0"/>
            </w:pPr>
            <w:r w:rsidRPr="002849E8">
              <w:t>GPS unavailable for 30 s</w:t>
            </w:r>
          </w:p>
        </w:tc>
      </w:tr>
      <w:tr w:rsidRPr="002849E8" w:rsidR="002849E8" w:rsidTr="002849E8" w14:paraId="160D997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49E8" w:rsidR="002849E8" w:rsidRDefault="002849E8" w14:paraId="7FEF7657" w14:textId="77777777">
            <w:r w:rsidRPr="002849E8">
              <w:t>TUNNEL_60S_TS_NOISE_2P</w:t>
            </w:r>
          </w:p>
        </w:tc>
        <w:tc>
          <w:tcPr>
            <w:tcW w:w="0" w:type="auto"/>
            <w:hideMark/>
          </w:tcPr>
          <w:p w:rsidRPr="002849E8" w:rsidR="002849E8" w:rsidRDefault="002849E8" w14:paraId="209BDA2C" w14:textId="77777777">
            <w:pPr>
              <w:cnfStyle w:val="000000000000" w:firstRow="0" w:lastRow="0" w:firstColumn="0" w:lastColumn="0" w:oddVBand="0" w:evenVBand="0" w:oddHBand="0" w:evenHBand="0" w:firstRowFirstColumn="0" w:firstRowLastColumn="0" w:lastRowFirstColumn="0" w:lastRowLastColumn="0"/>
            </w:pPr>
            <w:r w:rsidRPr="002849E8">
              <w:t>GPS unavailable for 60 s</w:t>
            </w:r>
          </w:p>
        </w:tc>
      </w:tr>
    </w:tbl>
    <w:p w:rsidRPr="002849E8" w:rsidR="002849E8" w:rsidP="002849E8" w:rsidRDefault="00000000" w14:paraId="22C5F92C" w14:textId="77777777">
      <w:r>
        <w:pict w14:anchorId="7F3601A8">
          <v:rect id="_x0000_i1027" style="width:0;height:1.5pt" o:hr="t" o:hrstd="t" o:hralign="center" fillcolor="#a0a0a0" stroked="f"/>
        </w:pict>
      </w:r>
    </w:p>
    <w:p w:rsidR="002849E8" w:rsidP="002849E8" w:rsidRDefault="002849E8" w14:paraId="1FF4DFA2" w14:textId="0DD1B056">
      <w:pPr>
        <w:pStyle w:val="Rubrik2"/>
      </w:pPr>
      <w:r w:rsidRPr="002849E8">
        <w:t>Results</w:t>
      </w:r>
    </w:p>
    <w:p w:rsidRPr="002849E8" w:rsidR="002849E8" w:rsidP="002849E8" w:rsidRDefault="002849E8" w14:paraId="3A44FBC1" w14:textId="1F8CC0E2">
      <w:r>
        <w:rPr>
          <w:noProof/>
        </w:rPr>
        <w:drawing>
          <wp:inline distT="0" distB="0" distL="0" distR="0" wp14:anchorId="75D063DB" wp14:editId="2A938E7E">
            <wp:extent cx="5943600" cy="7101205"/>
            <wp:effectExtent l="0" t="0" r="0" b="4445"/>
            <wp:docPr id="924496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96325" name="Picture 924496325"/>
                    <pic:cNvPicPr/>
                  </pic:nvPicPr>
                  <pic:blipFill>
                    <a:blip r:embed="rId12">
                      <a:extLst>
                        <a:ext uri="{28A0092B-C50C-407E-A947-70E740481C1C}">
                          <a14:useLocalDpi xmlns:a14="http://schemas.microsoft.com/office/drawing/2010/main" val="0"/>
                        </a:ext>
                      </a:extLst>
                    </a:blip>
                    <a:stretch>
                      <a:fillRect/>
                    </a:stretch>
                  </pic:blipFill>
                  <pic:spPr>
                    <a:xfrm>
                      <a:off x="0" y="0"/>
                      <a:ext cx="5943600" cy="7101205"/>
                    </a:xfrm>
                    <a:prstGeom prst="rect">
                      <a:avLst/>
                    </a:prstGeom>
                  </pic:spPr>
                </pic:pic>
              </a:graphicData>
            </a:graphic>
          </wp:inline>
        </w:drawing>
      </w:r>
    </w:p>
    <w:p w:rsidRPr="002849E8" w:rsidR="002849E8" w:rsidP="002849E8" w:rsidRDefault="002849E8" w14:paraId="10340ABE" w14:textId="3BA6455F">
      <w:pPr>
        <w:pStyle w:val="Normalwebb"/>
        <w:rPr>
          <w:lang w:val="en-GB"/>
        </w:rPr>
      </w:pPr>
      <w:r w:rsidRPr="002849E8">
        <w:rPr>
          <w:rStyle w:val="Stark"/>
          <w:rFonts w:eastAsiaTheme="majorEastAsia"/>
          <w:lang w:val="en-GB"/>
        </w:rPr>
        <w:t>Figure 7.1</w:t>
      </w:r>
      <w:r w:rsidRPr="002849E8">
        <w:rPr>
          <w:lang w:val="en-GB"/>
        </w:rPr>
        <w:t xml:space="preserve"> </w:t>
      </w:r>
      <w:r w:rsidRPr="002849E8">
        <w:rPr>
          <w:i/>
          <w:iCs/>
          <w:lang w:val="en-GB"/>
        </w:rPr>
        <w:t xml:space="preserve">summarizes the estimator performance for the investigated GPS outage durations. The </w:t>
      </w:r>
      <w:del w:author="Per Leander" w:date="2026-07-08T08:00:00Z" w16du:dateUtc="2026-07-08T06:00:00Z" w:id="34">
        <w:r w:rsidRPr="002849E8" w:rsidDel="00EF2FAA">
          <w:rPr>
            <w:i/>
            <w:iCs/>
            <w:lang w:val="en-GB"/>
          </w:rPr>
          <w:delText xml:space="preserve">upper </w:delText>
        </w:r>
      </w:del>
      <w:ins w:author="Per Leander" w:date="2026-07-08T08:00:00Z" w16du:dateUtc="2026-07-08T06:00:00Z" w:id="35">
        <w:r w:rsidR="00EF2FAA">
          <w:rPr>
            <w:i/>
            <w:iCs/>
            <w:lang w:val="en-GB"/>
          </w:rPr>
          <w:t>lower</w:t>
        </w:r>
        <w:r w:rsidRPr="002849E8" w:rsidR="00EF2FAA">
          <w:rPr>
            <w:i/>
            <w:iCs/>
            <w:lang w:val="en-GB"/>
          </w:rPr>
          <w:t xml:space="preserve"> </w:t>
        </w:r>
      </w:ins>
      <w:r w:rsidRPr="002849E8">
        <w:rPr>
          <w:i/>
          <w:iCs/>
          <w:lang w:val="en-GB"/>
        </w:rPr>
        <w:t xml:space="preserve">diagrams present the estimated position and speed together with the </w:t>
      </w:r>
      <w:r w:rsidRPr="002849E8">
        <w:rPr>
          <w:i/>
          <w:iCs/>
          <w:lang w:val="en-GB"/>
        </w:rPr>
        <w:t xml:space="preserve">corresponding estimation errors, while the </w:t>
      </w:r>
      <w:del w:author="Per Leander" w:date="2026-07-08T08:00:00Z" w16du:dateUtc="2026-07-08T06:00:00Z" w:id="36">
        <w:r w:rsidRPr="002849E8" w:rsidDel="00EF2FAA">
          <w:rPr>
            <w:i/>
            <w:iCs/>
            <w:lang w:val="en-GB"/>
          </w:rPr>
          <w:delText xml:space="preserve">lower </w:delText>
        </w:r>
      </w:del>
      <w:ins w:author="Per Leander" w:date="2026-07-08T08:00:00Z" w16du:dateUtc="2026-07-08T06:00:00Z" w:id="37">
        <w:r w:rsidR="00EF2FAA">
          <w:rPr>
            <w:i/>
            <w:iCs/>
            <w:lang w:val="en-GB"/>
          </w:rPr>
          <w:t>upper</w:t>
        </w:r>
        <w:r w:rsidRPr="002849E8" w:rsidR="00EF2FAA">
          <w:rPr>
            <w:i/>
            <w:iCs/>
            <w:lang w:val="en-GB"/>
          </w:rPr>
          <w:t xml:space="preserve"> </w:t>
        </w:r>
      </w:ins>
      <w:r w:rsidRPr="002849E8">
        <w:rPr>
          <w:i/>
          <w:iCs/>
          <w:lang w:val="en-GB"/>
        </w:rPr>
        <w:t>bar charts summarize the performance metrics for each test case</w:t>
      </w:r>
      <w:r w:rsidRPr="002849E8">
        <w:rPr>
          <w:lang w:val="en-GB"/>
        </w:rPr>
        <w:t>.</w:t>
      </w:r>
    </w:p>
    <w:p w:rsidRPr="002849E8" w:rsidR="002849E8" w:rsidP="002849E8" w:rsidRDefault="002849E8" w14:paraId="378CDA0A" w14:textId="77777777">
      <w:pPr>
        <w:pStyle w:val="Normalwebb"/>
        <w:rPr>
          <w:lang w:val="en-GB"/>
        </w:rPr>
      </w:pPr>
      <w:commentRangeStart w:id="38"/>
      <w:r w:rsidRPr="002849E8">
        <w:rPr>
          <w:lang w:val="en-GB"/>
        </w:rPr>
        <w:t>Longer GPS outages lead to increased position estimation errors, while the speed estimate is affected only moderately. After GPS observations become available again, the position estimate converges rapidly towards the reference trajectory.</w:t>
      </w:r>
      <w:commentRangeEnd w:id="38"/>
      <w:r w:rsidRPr="002849E8" w:rsidR="002B2762">
        <w:rPr>
          <w:rStyle w:val="Kommentarsreferens"/>
          <w:sz w:val="24"/>
          <w:szCs w:val="24"/>
          <w:lang w:val="en-GB"/>
        </w:rPr>
        <w:commentReference w:id="38"/>
      </w:r>
    </w:p>
    <w:p w:rsidRPr="002849E8" w:rsidR="002849E8" w:rsidP="002849E8" w:rsidRDefault="002849E8" w14:paraId="4FB2E289" w14:textId="4F50082A">
      <w:pPr>
        <w:pStyle w:val="Rubrik2"/>
      </w:pPr>
      <w:r w:rsidRPr="002849E8">
        <w:t>Discussion</w:t>
      </w:r>
    </w:p>
    <w:p w:rsidRPr="002849E8" w:rsidR="002849E8" w:rsidP="002849E8" w:rsidRDefault="002849E8" w14:paraId="1CA98354" w14:textId="77777777">
      <w:pPr>
        <w:pStyle w:val="Normalwebb"/>
        <w:rPr>
          <w:lang w:val="en-GB"/>
        </w:rPr>
      </w:pPr>
      <w:r w:rsidRPr="002849E8">
        <w:rPr>
          <w:lang w:val="en-GB"/>
        </w:rPr>
        <w:t xml:space="preserve">As expected, the position error increases with the duration of the GPS outage. During the tunnel passage, the Kalman filter propagates the position estimate using the TrainSpeed signal, </w:t>
      </w:r>
      <w:commentRangeStart w:id="39"/>
      <w:r w:rsidRPr="002849E8">
        <w:rPr>
          <w:lang w:val="en-GB"/>
        </w:rPr>
        <w:t>causing the position uncertainty to grow gradually</w:t>
      </w:r>
      <w:commentRangeEnd w:id="39"/>
      <w:r w:rsidRPr="002849E8" w:rsidR="002B2762">
        <w:rPr>
          <w:rStyle w:val="Kommentarsreferens"/>
          <w:sz w:val="24"/>
          <w:szCs w:val="24"/>
          <w:lang w:val="en-GB"/>
        </w:rPr>
        <w:commentReference w:id="39"/>
      </w:r>
      <w:r w:rsidRPr="002849E8">
        <w:rPr>
          <w:lang w:val="en-GB"/>
        </w:rPr>
        <w:t>. Nevertheless, the estimator remains stable throughout all investigated test cases.</w:t>
      </w:r>
    </w:p>
    <w:p w:rsidRPr="002849E8" w:rsidR="002849E8" w:rsidP="002849E8" w:rsidRDefault="002849E8" w14:paraId="2E1FF406" w14:textId="77777777">
      <w:pPr>
        <w:pStyle w:val="Normalwebb"/>
        <w:rPr>
          <w:lang w:val="en-GB"/>
        </w:rPr>
      </w:pPr>
      <w:r w:rsidRPr="002849E8">
        <w:rPr>
          <w:lang w:val="en-GB"/>
        </w:rPr>
        <w:t>When GPS observations become available again, the position estimate rapidly converges towards the reference trajectory. Even for the longest investigated outage, the accumulated position error remains bounded and no unstable behaviour is observed.</w:t>
      </w:r>
    </w:p>
    <w:p w:rsidRPr="004707ED" w:rsidR="004707ED" w:rsidP="004707ED" w:rsidRDefault="004707ED" w14:paraId="7ED9E9D3" w14:textId="7A41BCC5">
      <w:pPr>
        <w:pStyle w:val="Rubrik1"/>
      </w:pPr>
      <w:r w:rsidRPr="004707ED">
        <w:t>Discussion</w:t>
      </w:r>
    </w:p>
    <w:p w:rsidRPr="004707ED" w:rsidR="004707ED" w:rsidP="004707ED" w:rsidRDefault="004707ED" w14:paraId="08EC4535" w14:textId="0A5607CA">
      <w:pPr>
        <w:pStyle w:val="Rubrik2"/>
      </w:pPr>
      <w:r w:rsidRPr="004707ED">
        <w:t>Main Findings</w:t>
      </w:r>
    </w:p>
    <w:p w:rsidRPr="004707ED" w:rsidR="004707ED" w:rsidP="004707ED" w:rsidRDefault="004707ED" w14:paraId="6B27B7FA" w14:textId="77777777">
      <w:pPr>
        <w:pStyle w:val="Normalwebb"/>
        <w:rPr>
          <w:lang w:val="en-GB"/>
        </w:rPr>
      </w:pPr>
      <w:r w:rsidRPr="004707ED">
        <w:rPr>
          <w:rStyle w:val="Stark"/>
          <w:rFonts w:eastAsiaTheme="majorEastAsia"/>
          <w:lang w:val="en-GB"/>
        </w:rPr>
        <w:t>F1. Robustness</w:t>
      </w:r>
    </w:p>
    <w:p w:rsidRPr="004707ED" w:rsidR="004707ED" w:rsidP="004707ED" w:rsidRDefault="004707ED" w14:paraId="6DC9D4B9" w14:textId="77777777">
      <w:pPr>
        <w:pStyle w:val="Normalwebb"/>
        <w:rPr>
          <w:lang w:val="en-GB"/>
        </w:rPr>
      </w:pPr>
      <w:r w:rsidRPr="004707ED">
        <w:rPr>
          <w:lang w:val="en-GB"/>
        </w:rPr>
        <w:t>The sensitivity analysis indicates that the Kalman filter provides robust position and speed estimation under all investigated perturbation scenarios. No unstable behaviour was observed within the investigated disturbance levels.</w:t>
      </w:r>
    </w:p>
    <w:p w:rsidRPr="004707ED" w:rsidR="004707ED" w:rsidP="004707ED" w:rsidRDefault="004707ED" w14:paraId="72F2B46A" w14:textId="77777777">
      <w:pPr>
        <w:pStyle w:val="Normalwebb"/>
        <w:rPr>
          <w:lang w:val="en-GB"/>
        </w:rPr>
      </w:pPr>
      <w:r w:rsidRPr="004707ED">
        <w:rPr>
          <w:rStyle w:val="Stark"/>
          <w:rFonts w:eastAsiaTheme="majorEastAsia"/>
          <w:lang w:val="en-GB"/>
        </w:rPr>
        <w:t>F2. Sensitivity to sensor disturbances</w:t>
      </w:r>
    </w:p>
    <w:p w:rsidRPr="004707ED" w:rsidR="004707ED" w:rsidP="004707ED" w:rsidRDefault="004707ED" w14:paraId="64004669" w14:textId="77777777">
      <w:pPr>
        <w:pStyle w:val="Normalwebb"/>
        <w:rPr>
          <w:lang w:val="en-GB"/>
        </w:rPr>
      </w:pPr>
      <w:r w:rsidRPr="004707ED">
        <w:rPr>
          <w:lang w:val="en-GB"/>
        </w:rPr>
        <w:t>Random disturbances affecting either the TrainSpeed signal or the GPS position measurements result in a gradual degradation of the estimation accuracy. The estimator behaviour remains predictable throughout the investigated disturbance range.</w:t>
      </w:r>
    </w:p>
    <w:p w:rsidRPr="004707ED" w:rsidR="004707ED" w:rsidP="004707ED" w:rsidRDefault="004707ED" w14:paraId="799A0661" w14:textId="77777777">
      <w:pPr>
        <w:pStyle w:val="Normalwebb"/>
        <w:rPr>
          <w:lang w:val="en-GB"/>
        </w:rPr>
      </w:pPr>
      <w:r w:rsidRPr="004707ED">
        <w:rPr>
          <w:rStyle w:val="Stark"/>
          <w:rFonts w:eastAsiaTheme="majorEastAsia"/>
          <w:lang w:val="en-GB"/>
        </w:rPr>
        <w:t>F3. GPS signal loss</w:t>
      </w:r>
    </w:p>
    <w:p w:rsidRPr="004707ED" w:rsidR="004707ED" w:rsidP="004707ED" w:rsidRDefault="004707ED" w14:paraId="24F3A815" w14:textId="77777777">
      <w:pPr>
        <w:pStyle w:val="Normalwebb"/>
        <w:rPr>
          <w:lang w:val="en-GB"/>
        </w:rPr>
      </w:pPr>
      <w:r w:rsidRPr="004707ED">
        <w:rPr>
          <w:lang w:val="en-GB"/>
        </w:rPr>
        <w:t>Temporary GPS signal loss produces the largest position errors. Nevertheless, the estimator remains stable throughout the outage and rapidly converges towards the reference trajectory when GPS observations become available again.</w:t>
      </w:r>
    </w:p>
    <w:p w:rsidRPr="004707ED" w:rsidR="004707ED" w:rsidP="004707ED" w:rsidRDefault="004707ED" w14:paraId="3283F663" w14:textId="77777777">
      <w:pPr>
        <w:pStyle w:val="Normalwebb"/>
        <w:rPr>
          <w:lang w:val="en-GB"/>
        </w:rPr>
      </w:pPr>
      <w:r w:rsidRPr="004707ED">
        <w:rPr>
          <w:rStyle w:val="Stark"/>
          <w:rFonts w:eastAsiaTheme="majorEastAsia"/>
          <w:lang w:val="en-GB"/>
        </w:rPr>
        <w:t>F4. Sensor fusion</w:t>
      </w:r>
    </w:p>
    <w:p w:rsidRPr="004707ED" w:rsidR="004707ED" w:rsidP="004707ED" w:rsidRDefault="004707ED" w14:paraId="0B8FF5C1" w14:textId="77777777">
      <w:pPr>
        <w:pStyle w:val="Normalwebb"/>
        <w:rPr>
          <w:lang w:val="en-GB"/>
        </w:rPr>
      </w:pPr>
      <w:r w:rsidRPr="004707ED">
        <w:rPr>
          <w:lang w:val="en-GB"/>
        </w:rPr>
        <w:t xml:space="preserve">Taken together, the investigated scenarios indicate that the applied sensor fusion approach provides a robust basis for train positioning. The complementary characteristics of the </w:t>
      </w:r>
      <w:r w:rsidRPr="004707ED">
        <w:rPr>
          <w:lang w:val="en-GB"/>
        </w:rPr>
        <w:t>TrainSpeed and GPS measurements enable the estimator to maintain useful position and speed estimates even when individual measurements become degraded or temporarily unavailable.</w:t>
      </w:r>
    </w:p>
    <w:p w:rsidRPr="004707ED" w:rsidR="004707ED" w:rsidP="004707ED" w:rsidRDefault="004707ED" w14:paraId="5087B2B6" w14:textId="1E0FF48A">
      <w:pPr>
        <w:pStyle w:val="Rubrik2"/>
      </w:pPr>
      <w:r w:rsidRPr="004707ED">
        <w:t>Limitations</w:t>
      </w:r>
    </w:p>
    <w:p w:rsidRPr="004707ED" w:rsidR="004707ED" w:rsidP="004707ED" w:rsidRDefault="004707ED" w14:paraId="00DFDF8A" w14:textId="77777777">
      <w:pPr>
        <w:pStyle w:val="Normalwebb"/>
        <w:rPr>
          <w:lang w:val="en-GB"/>
        </w:rPr>
      </w:pPr>
      <w:r w:rsidRPr="004707ED">
        <w:rPr>
          <w:rStyle w:val="Stark"/>
          <w:rFonts w:eastAsiaTheme="majorEastAsia"/>
          <w:lang w:val="en-GB"/>
        </w:rPr>
        <w:t>L1. Available sensor information</w:t>
      </w:r>
    </w:p>
    <w:p w:rsidRPr="004707ED" w:rsidR="004707ED" w:rsidP="004707ED" w:rsidRDefault="004707ED" w14:paraId="278F686F" w14:textId="77777777">
      <w:pPr>
        <w:pStyle w:val="Normalwebb"/>
        <w:rPr>
          <w:lang w:val="en-GB"/>
        </w:rPr>
      </w:pPr>
      <w:r w:rsidRPr="004707ED">
        <w:rPr>
          <w:lang w:val="en-GB"/>
        </w:rPr>
        <w:t>The present study considers only the signals TrainSpeed, GpsSpeed and GpsPosition. Additional information that may be available in the production system, such as track reference corrections or other positioning aids, was intentionally excluded in order to isolate the influence of the investigated sensor signals.</w:t>
      </w:r>
    </w:p>
    <w:p w:rsidRPr="004707ED" w:rsidR="004707ED" w:rsidP="004707ED" w:rsidRDefault="004707ED" w14:paraId="43A61FC0" w14:textId="77777777">
      <w:pPr>
        <w:pStyle w:val="Normalwebb"/>
        <w:rPr>
          <w:lang w:val="en-GB"/>
        </w:rPr>
      </w:pPr>
      <w:r w:rsidRPr="004707ED">
        <w:rPr>
          <w:rStyle w:val="Stark"/>
          <w:rFonts w:eastAsiaTheme="majorEastAsia"/>
          <w:lang w:val="en-GB"/>
        </w:rPr>
        <w:t>L2. Operating scenario</w:t>
      </w:r>
    </w:p>
    <w:p w:rsidRPr="004707ED" w:rsidR="004707ED" w:rsidP="004707ED" w:rsidRDefault="004707ED" w14:paraId="571CDB48" w14:textId="77777777">
      <w:pPr>
        <w:pStyle w:val="Normalwebb"/>
        <w:rPr>
          <w:lang w:val="en-GB"/>
        </w:rPr>
      </w:pPr>
      <w:r w:rsidRPr="004707ED">
        <w:rPr>
          <w:lang w:val="en-GB"/>
        </w:rPr>
        <w:t>The analysis was performed using one representative train run. Different routes, operating conditions and train dynamics may influence the quantitative results, although the qualitative observations are expected to remain valid.</w:t>
      </w:r>
    </w:p>
    <w:p w:rsidRPr="004707ED" w:rsidR="004707ED" w:rsidP="004707ED" w:rsidRDefault="004707ED" w14:paraId="0915491A" w14:textId="77777777">
      <w:pPr>
        <w:pStyle w:val="Normalwebb"/>
        <w:rPr>
          <w:lang w:val="en-GB"/>
        </w:rPr>
      </w:pPr>
      <w:r w:rsidRPr="004707ED">
        <w:rPr>
          <w:rStyle w:val="Stark"/>
          <w:rFonts w:eastAsiaTheme="majorEastAsia"/>
          <w:lang w:val="en-GB"/>
        </w:rPr>
        <w:t>L3. Perturbation scenarios</w:t>
      </w:r>
    </w:p>
    <w:p w:rsidRPr="004707ED" w:rsidR="004707ED" w:rsidP="004707ED" w:rsidRDefault="004707ED" w14:paraId="10A22C29" w14:textId="77777777">
      <w:pPr>
        <w:pStyle w:val="Normalwebb"/>
        <w:rPr>
          <w:lang w:val="en-GB"/>
        </w:rPr>
      </w:pPr>
      <w:r w:rsidRPr="004707ED">
        <w:rPr>
          <w:lang w:val="en-GB"/>
        </w:rPr>
        <w:t xml:space="preserve">Only selected perturbation types and disturbance magnitudes were investigated. Other </w:t>
      </w:r>
      <w:commentRangeStart w:id="40"/>
      <w:r w:rsidRPr="004707ED">
        <w:rPr>
          <w:lang w:val="en-GB"/>
        </w:rPr>
        <w:t xml:space="preserve">perturbation models </w:t>
      </w:r>
      <w:commentRangeEnd w:id="40"/>
      <w:r w:rsidRPr="004707ED" w:rsidR="005028A3">
        <w:rPr>
          <w:rStyle w:val="Kommentarsreferens"/>
          <w:sz w:val="24"/>
          <w:szCs w:val="24"/>
          <w:lang w:val="en-GB"/>
        </w:rPr>
        <w:commentReference w:id="40"/>
      </w:r>
      <w:r w:rsidRPr="004707ED">
        <w:rPr>
          <w:lang w:val="en-GB"/>
        </w:rPr>
        <w:t>may provide additional insight into the behaviour of the estimator.</w:t>
      </w:r>
    </w:p>
    <w:p w:rsidRPr="004707ED" w:rsidR="004707ED" w:rsidP="004707ED" w:rsidRDefault="004707ED" w14:paraId="5C8BDE65" w14:textId="684F1272">
      <w:pPr>
        <w:pStyle w:val="Rubrik2"/>
      </w:pPr>
      <w:commentRangeStart w:id="41"/>
      <w:r w:rsidRPr="004707ED">
        <w:t>Further Work</w:t>
      </w:r>
      <w:commentRangeEnd w:id="41"/>
      <w:r w:rsidRPr="004707ED" w:rsidR="00525D7A">
        <w:rPr>
          <w:rStyle w:val="Kommentarsreferens"/>
          <w:sz w:val="32"/>
          <w:szCs w:val="32"/>
        </w:rPr>
        <w:commentReference w:id="41"/>
      </w:r>
    </w:p>
    <w:p w:rsidRPr="004707ED" w:rsidR="004707ED" w:rsidP="004707ED" w:rsidRDefault="004707ED" w14:paraId="7CDFB7BB" w14:textId="77777777">
      <w:pPr>
        <w:pStyle w:val="Normalwebb"/>
        <w:rPr>
          <w:lang w:val="en-GB"/>
        </w:rPr>
      </w:pPr>
      <w:r w:rsidRPr="004707ED">
        <w:rPr>
          <w:rStyle w:val="Stark"/>
          <w:rFonts w:eastAsiaTheme="majorEastAsia"/>
          <w:lang w:val="en-GB"/>
        </w:rPr>
        <w:t>FW1. Extended perturbation studies</w:t>
      </w:r>
    </w:p>
    <w:p w:rsidRPr="004707ED" w:rsidR="004707ED" w:rsidP="004707ED" w:rsidRDefault="004707ED" w14:paraId="2D98887B" w14:textId="77777777">
      <w:pPr>
        <w:pStyle w:val="Normalwebb"/>
        <w:rPr>
          <w:lang w:val="en-GB"/>
        </w:rPr>
      </w:pPr>
      <w:r w:rsidRPr="004707ED">
        <w:rPr>
          <w:lang w:val="en-GB"/>
        </w:rPr>
        <w:t>The perturbation framework may be extended with additional perturbation scenarios, including combined sensor disturbances and position-based perturbation activation for geographically localized events.</w:t>
      </w:r>
    </w:p>
    <w:p w:rsidRPr="004707ED" w:rsidR="004707ED" w:rsidP="004707ED" w:rsidRDefault="004707ED" w14:paraId="4FB8A0C9" w14:textId="77777777">
      <w:pPr>
        <w:pStyle w:val="Normalwebb"/>
        <w:rPr>
          <w:lang w:val="en-GB"/>
        </w:rPr>
      </w:pPr>
      <w:r w:rsidRPr="004707ED">
        <w:rPr>
          <w:rStyle w:val="Stark"/>
          <w:rFonts w:eastAsiaTheme="majorEastAsia"/>
          <w:lang w:val="en-GB"/>
        </w:rPr>
        <w:t>FW2. Extended performance metrics</w:t>
      </w:r>
    </w:p>
    <w:p w:rsidRPr="004707ED" w:rsidR="004707ED" w:rsidP="004707ED" w:rsidRDefault="004707ED" w14:paraId="78FD3182" w14:textId="77777777">
      <w:pPr>
        <w:pStyle w:val="Normalwebb"/>
        <w:rPr>
          <w:lang w:val="en-GB"/>
        </w:rPr>
      </w:pPr>
      <w:r w:rsidRPr="004707ED">
        <w:rPr>
          <w:lang w:val="en-GB"/>
        </w:rPr>
        <w:t>The evaluation may be complemented with additional performance metrics, including overshoot, settling time and recovery time. A complementary study based on idealized speed profiles, such as step, ramp and constant-speed operation, could further characterize the transient behaviour of the estimator.</w:t>
      </w:r>
    </w:p>
    <w:p w:rsidRPr="004707ED" w:rsidR="004707ED" w:rsidP="004707ED" w:rsidRDefault="004707ED" w14:paraId="2461370C" w14:textId="77777777">
      <w:pPr>
        <w:pStyle w:val="Normalwebb"/>
        <w:rPr>
          <w:lang w:val="en-GB"/>
        </w:rPr>
      </w:pPr>
      <w:r w:rsidRPr="004707ED">
        <w:rPr>
          <w:rStyle w:val="Stark"/>
          <w:rFonts w:eastAsiaTheme="majorEastAsia"/>
          <w:lang w:val="en-GB"/>
        </w:rPr>
        <w:t>FW3. Kalman filter tuning</w:t>
      </w:r>
    </w:p>
    <w:p w:rsidRPr="004707ED" w:rsidR="004707ED" w:rsidP="004707ED" w:rsidRDefault="004707ED" w14:paraId="408993B6" w14:textId="77777777">
      <w:pPr>
        <w:pStyle w:val="Normalwebb"/>
        <w:rPr>
          <w:lang w:val="en-GB"/>
        </w:rPr>
      </w:pPr>
      <w:r w:rsidRPr="004707ED">
        <w:rPr>
          <w:lang w:val="en-GB"/>
        </w:rPr>
        <w:t>The developed perturbation framework provides a suitable platform for systematic Kalman filter tuning. Alternative filter parameters or estimation models may be evaluated objectively under repeatable operating conditions with the objective of reducing estimation deviations during dynamic operation.</w:t>
      </w:r>
    </w:p>
    <w:p w:rsidRPr="004707ED" w:rsidR="004707ED" w:rsidP="004707ED" w:rsidRDefault="004707ED" w14:paraId="78F48A7A" w14:textId="77777777">
      <w:pPr>
        <w:pStyle w:val="Normalwebb"/>
        <w:rPr>
          <w:lang w:val="en-GB"/>
        </w:rPr>
      </w:pPr>
      <w:r w:rsidRPr="004707ED">
        <w:rPr>
          <w:rStyle w:val="Stark"/>
          <w:rFonts w:eastAsiaTheme="majorEastAsia"/>
          <w:lang w:val="en-GB"/>
        </w:rPr>
        <w:t>FW4. Extended operational validation</w:t>
      </w:r>
    </w:p>
    <w:p w:rsidRPr="004707ED" w:rsidR="0073130A" w:rsidP="004707ED" w:rsidRDefault="004707ED" w14:paraId="3890294E" w14:textId="782CF40D">
      <w:pPr>
        <w:pStyle w:val="Normalwebb"/>
        <w:rPr>
          <w:lang w:val="en-GB"/>
        </w:rPr>
      </w:pPr>
      <w:r w:rsidRPr="004707ED">
        <w:rPr>
          <w:lang w:val="en-GB"/>
        </w:rPr>
        <w:t>Future investigations may include additional routes, train configurations and operating conditions to further assess the robustness of the estimator.</w:t>
      </w:r>
    </w:p>
    <w:sectPr w:rsidRPr="004707ED" w:rsidR="0073130A" w:rsidSect="003768F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L" w:author="Per Leander" w:date="2026-07-08T07:37:00Z" w:id="1">
    <w:p w:rsidR="00C54096" w:rsidP="00C54096" w:rsidRDefault="00C54096" w14:paraId="342E5129" w14:textId="77777777">
      <w:pPr>
        <w:pStyle w:val="Kommentarer"/>
      </w:pPr>
      <w:r>
        <w:rPr>
          <w:rStyle w:val="Kommentarsreferens"/>
        </w:rPr>
        <w:annotationRef/>
      </w:r>
      <w:r>
        <w:t>Du säger inget om GPS Speed. Det var väl en av de tre  sensorvärden vi har.</w:t>
      </w:r>
    </w:p>
  </w:comment>
  <w:comment w:initials="PL" w:author="Per Leander" w:date="2026-07-08T08:15:00Z" w:id="2">
    <w:p w:rsidR="00525D7A" w:rsidP="00525D7A" w:rsidRDefault="00525D7A" w14:paraId="5CEA0316" w14:textId="77777777">
      <w:pPr>
        <w:pStyle w:val="Kommentarer"/>
      </w:pPr>
      <w:r>
        <w:rPr>
          <w:rStyle w:val="Kommentarsreferens"/>
        </w:rPr>
        <w:annotationRef/>
      </w:r>
      <w:r>
        <w:t>Skall det inte vara ”into the filter”? Allt handlar väl om hur position ut från filtret beror av insignalerna?</w:t>
      </w:r>
    </w:p>
  </w:comment>
  <w:comment w:initials="PL" w:author="Per Leander" w:date="2026-07-08T07:40:00Z" w:id="3">
    <w:p w:rsidR="00C54096" w:rsidP="00C54096" w:rsidRDefault="00C54096" w14:paraId="0DA3B3CC" w14:textId="77777777">
      <w:pPr>
        <w:pStyle w:val="Kommentarer"/>
      </w:pPr>
      <w:r>
        <w:rPr>
          <w:rStyle w:val="Kommentarsreferens"/>
        </w:rPr>
        <w:annotationRef/>
      </w:r>
      <w:r>
        <w:t>Är det inte framförallt detta filtret skall klara?</w:t>
      </w:r>
    </w:p>
  </w:comment>
  <w:comment w:initials="PL" w:author="Per Leander" w:date="2026-07-08T07:44:00Z" w:id="4">
    <w:p w:rsidR="00C54C1D" w:rsidP="00C54C1D" w:rsidRDefault="00C54C1D" w14:paraId="42FE7EB7" w14:textId="77777777">
      <w:pPr>
        <w:pStyle w:val="Kommentarer"/>
      </w:pPr>
      <w:r>
        <w:rPr>
          <w:rStyle w:val="Kommentarsreferens"/>
        </w:rPr>
        <w:annotationRef/>
      </w:r>
      <w:r>
        <w:t>Vad är kriteriet för stable. Vad skulle kunna ge instabilitet?</w:t>
      </w:r>
    </w:p>
  </w:comment>
  <w:comment w:initials="PL" w:author="Per Leander" w:date="2026-07-08T07:46:00Z" w:id="5">
    <w:p w:rsidR="002B2762" w:rsidP="002B2762" w:rsidRDefault="00C54C1D" w14:paraId="548C1FD8" w14:textId="77777777">
      <w:pPr>
        <w:pStyle w:val="Kommentarer"/>
      </w:pPr>
      <w:r>
        <w:rPr>
          <w:rStyle w:val="Kommentarsreferens"/>
        </w:rPr>
        <w:annotationRef/>
      </w:r>
      <w:r w:rsidR="002B2762">
        <w:t>Är störningarna som studerats representativa i praktisk drift??</w:t>
      </w:r>
      <w:r w:rsidR="002B2762">
        <w:br/>
      </w:r>
      <w:r w:rsidR="002B2762">
        <w:t>Praktiskt verkar de ju inte ha någon påverkan. De errors som noteras är ju små och rör sig kring referensvärdet.</w:t>
      </w:r>
    </w:p>
  </w:comment>
  <w:comment w:initials="PL" w:author="Per Leander" w:date="2026-07-07T12:50:00Z" w:id="6">
    <w:p w:rsidR="007551ED" w:rsidP="007551ED" w:rsidRDefault="007551ED" w14:paraId="1D9BBEE5" w14:textId="77777777">
      <w:pPr>
        <w:pStyle w:val="Kommentarer"/>
      </w:pPr>
      <w:r>
        <w:rPr>
          <w:rStyle w:val="Kommentarsreferens"/>
        </w:rPr>
        <w:annotationRef/>
      </w:r>
      <w:r>
        <w:t>Vart tog fel i denna vägen?</w:t>
      </w:r>
    </w:p>
  </w:comment>
  <w:comment w:initials="PL" w:author="Per Leander" w:date="2026-07-07T13:02:00Z" w:id="15">
    <w:p w:rsidR="00C54C1D" w:rsidP="00C54C1D" w:rsidRDefault="00F1533B" w14:paraId="42549479" w14:textId="77777777">
      <w:pPr>
        <w:pStyle w:val="Kommentarer"/>
      </w:pPr>
      <w:r>
        <w:rPr>
          <w:rStyle w:val="Kommentarsreferens"/>
        </w:rPr>
        <w:annotationRef/>
      </w:r>
      <w:r w:rsidR="00C54C1D">
        <w:t>Varför går inte pos-fel tillbaka till 0?</w:t>
      </w:r>
    </w:p>
    <w:p w:rsidR="00C54C1D" w:rsidP="00C54C1D" w:rsidRDefault="00C54C1D" w14:paraId="57EDA54E" w14:textId="77777777">
      <w:pPr>
        <w:pStyle w:val="Kommentarer"/>
      </w:pPr>
      <w:r>
        <w:t>Eftersom det filtret ger pos-fel, så ger detta sken av att det är sämre med filter än utan filter.</w:t>
      </w:r>
    </w:p>
  </w:comment>
  <w:comment w:initials="PL" w:author="Per Leander" w:date="2026-07-07T13:03:00Z" w:id="16">
    <w:p w:rsidR="00C54C1D" w:rsidP="00C54C1D" w:rsidRDefault="00F1533B" w14:paraId="0CE14207" w14:textId="02323193">
      <w:pPr>
        <w:pStyle w:val="Kommentarer"/>
      </w:pPr>
      <w:r>
        <w:rPr>
          <w:rStyle w:val="Kommentarsreferens"/>
        </w:rPr>
        <w:annotationRef/>
      </w:r>
      <w:r w:rsidR="00C54C1D">
        <w:t>Syns inte i diagrammen. Jag antar det är för att upplösningen är för dålig?</w:t>
      </w:r>
    </w:p>
  </w:comment>
  <w:comment w:initials="PL" w:author="Per Leander" w:date="2026-07-07T13:06:00Z" w:id="21">
    <w:p w:rsidR="00C54C1D" w:rsidP="00C54C1D" w:rsidRDefault="00F1533B" w14:paraId="7D4ED58F" w14:textId="77777777">
      <w:pPr>
        <w:pStyle w:val="Kommentarer"/>
      </w:pPr>
      <w:r>
        <w:rPr>
          <w:rStyle w:val="Kommentarsreferens"/>
        </w:rPr>
        <w:annotationRef/>
      </w:r>
      <w:r w:rsidR="00C54C1D">
        <w:t>Du har väl inga sensor disturbances?</w:t>
      </w:r>
    </w:p>
  </w:comment>
  <w:comment w:initials="PL" w:author="Per Leander" w:date="2026-07-08T08:29:00Z" w:id="22">
    <w:p w:rsidR="005028A3" w:rsidP="005028A3" w:rsidRDefault="005028A3" w14:paraId="203E7D1E" w14:textId="77777777">
      <w:pPr>
        <w:pStyle w:val="Kommentarer"/>
      </w:pPr>
      <w:r>
        <w:rPr>
          <w:rStyle w:val="Kommentarsreferens"/>
        </w:rPr>
        <w:annotationRef/>
      </w:r>
      <w:r>
        <w:t>Det intressanta felet betr TrainSpeed borde vara att den inte är rätt kalibrerad, dvs att den har ett procentuellt fel. Det borde vara med I studien.</w:t>
      </w:r>
    </w:p>
  </w:comment>
  <w:comment w:initials="PL" w:author="Per Leander" w:date="2026-07-07T13:19:00Z" w:id="23">
    <w:p w:rsidR="00C3513A" w:rsidP="00C3513A" w:rsidRDefault="00C3513A" w14:paraId="5DC07222" w14:textId="2099F454">
      <w:pPr>
        <w:pStyle w:val="Kommentarer"/>
      </w:pPr>
      <w:r>
        <w:rPr>
          <w:rStyle w:val="Kommentarsreferens"/>
        </w:rPr>
        <w:annotationRef/>
      </w:r>
      <w:r>
        <w:t>När läggs brus på resp tas bort?</w:t>
      </w:r>
    </w:p>
  </w:comment>
  <w:comment w:initials="PL" w:author="Per Leander" w:date="2026-07-07T13:14:00Z" w:id="24">
    <w:p w:rsidR="00912450" w:rsidP="00912450" w:rsidRDefault="000B236E" w14:paraId="72BEAAA7" w14:textId="77777777">
      <w:pPr>
        <w:pStyle w:val="Kommentarer"/>
      </w:pPr>
      <w:r>
        <w:rPr>
          <w:rStyle w:val="Kommentarsreferens"/>
        </w:rPr>
        <w:annotationRef/>
      </w:r>
      <w:r w:rsidR="00912450">
        <w:t>Varför Gaussian Noice? - vad innebär det?</w:t>
      </w:r>
    </w:p>
    <w:p w:rsidR="00912450" w:rsidP="00912450" w:rsidRDefault="00912450" w14:paraId="12B1E0F8" w14:textId="77777777">
      <w:pPr>
        <w:pStyle w:val="Kommentarer"/>
      </w:pPr>
      <w:r>
        <w:t>Varför brus med så hög frekvens, eller är det filtret som ger det? Det liknar ju Baseline.</w:t>
      </w:r>
    </w:p>
  </w:comment>
  <w:comment w:initials="PL" w:author="Per Leander" w:date="2026-07-07T20:21:00Z" w:id="29">
    <w:p w:rsidR="00E77C10" w:rsidP="00E77C10" w:rsidRDefault="00E77C10" w14:paraId="06C04550" w14:textId="77777777">
      <w:pPr>
        <w:pStyle w:val="Kommentarer"/>
      </w:pPr>
      <w:r>
        <w:rPr>
          <w:rStyle w:val="Kommentarsreferens"/>
        </w:rPr>
        <w:annotationRef/>
      </w:r>
      <w:r>
        <w:t>Varför skulle det inte vara stabilt? Vad är kriteriet för stabilt?</w:t>
      </w:r>
    </w:p>
  </w:comment>
  <w:comment w:initials="PL" w:author="Per Leander" w:date="2026-07-07T20:13:00Z" w:id="30">
    <w:p w:rsidR="00E77C10" w:rsidP="00E77C10" w:rsidRDefault="00E77C10" w14:paraId="434111F2" w14:textId="77777777">
      <w:pPr>
        <w:pStyle w:val="Kommentarer"/>
      </w:pPr>
      <w:r>
        <w:rPr>
          <w:rStyle w:val="Kommentarsreferens"/>
        </w:rPr>
        <w:annotationRef/>
      </w:r>
      <w:r>
        <w:t>decrease?</w:t>
      </w:r>
    </w:p>
  </w:comment>
  <w:comment w:initials="PL" w:author="Per Leander" w:date="2026-07-08T08:20:00Z" w:id="31">
    <w:p w:rsidR="00525D7A" w:rsidP="00525D7A" w:rsidRDefault="00525D7A" w14:paraId="5923E9FC" w14:textId="77777777">
      <w:pPr>
        <w:pStyle w:val="Kommentarer"/>
      </w:pPr>
      <w:r>
        <w:rPr>
          <w:rStyle w:val="Kommentarsreferens"/>
        </w:rPr>
        <w:annotationRef/>
      </w:r>
      <w:r>
        <w:t>Det jag kan föreställa mig som det mest intressanta är att GPS signal försvinner kortvarigt men ofta, typ att den skyms i en skog. Detta såsom kortvariga tunnlar.</w:t>
      </w:r>
    </w:p>
  </w:comment>
  <w:comment w:initials="PL" w:author="Per Leander" w:date="2026-07-07T20:19:00Z" w:id="32">
    <w:p w:rsidR="00EF2FAA" w:rsidP="00EF2FAA" w:rsidRDefault="00E77C10" w14:paraId="49D8025F" w14:textId="77777777">
      <w:pPr>
        <w:pStyle w:val="Kommentarer"/>
      </w:pPr>
      <w:r>
        <w:rPr>
          <w:rStyle w:val="Kommentarsreferens"/>
        </w:rPr>
        <w:annotationRef/>
      </w:r>
      <w:r w:rsidR="00EF2FAA">
        <w:t>Borde inte filtret ge att position estimate blir bättre än  bruset? Det är väl själva syftet med filtret?</w:t>
      </w:r>
    </w:p>
  </w:comment>
  <w:comment w:initials="PL" w:author="Per Leander" w:date="2026-07-07T20:16:00Z" w:id="33">
    <w:p w:rsidR="00E77C10" w:rsidP="00E77C10" w:rsidRDefault="00E77C10" w14:paraId="3C68004D" w14:textId="795AFFFC">
      <w:pPr>
        <w:pStyle w:val="Kommentarer"/>
      </w:pPr>
      <w:r>
        <w:rPr>
          <w:rStyle w:val="Kommentarsreferens"/>
        </w:rPr>
        <w:annotationRef/>
      </w:r>
      <w:r>
        <w:t>Varför blir speedReference så konstig? Den borde väl vara samma som Reference till Baseline?</w:t>
      </w:r>
    </w:p>
  </w:comment>
  <w:comment w:initials="PL" w:author="Per Leander" w:date="2026-07-08T08:06:00Z" w:id="38">
    <w:p w:rsidR="002B2762" w:rsidP="002B2762" w:rsidRDefault="002B2762" w14:paraId="5C318160" w14:textId="4A99E688">
      <w:pPr>
        <w:pStyle w:val="Kommentarer"/>
      </w:pPr>
      <w:r>
        <w:rPr>
          <w:rStyle w:val="Kommentarsreferens"/>
        </w:rPr>
        <w:annotationRef/>
      </w:r>
      <w:r>
        <w:t xml:space="preserve">Verkar ju som att positionsbestämning är väldigt beroende av GPS-värdena. Jämför med resultat av GPS-noice. </w:t>
      </w:r>
      <w:r>
        <w:br/>
      </w:r>
      <w:r>
        <w:t>Intressant i nedre (gröna) diagrammet att felet byggs upp under de första 30s för att sedan hålla sig på ungefär den nivån.</w:t>
      </w:r>
    </w:p>
    <w:p w:rsidR="002B2762" w:rsidP="002B2762" w:rsidRDefault="002B2762" w14:paraId="0BD5143B" w14:textId="77777777">
      <w:pPr>
        <w:pStyle w:val="Kommentarer"/>
      </w:pPr>
      <w:r>
        <w:t>Verkar vara så att TrainSpeed vägs in för sakta.</w:t>
      </w:r>
    </w:p>
  </w:comment>
  <w:comment w:initials="PL" w:author="Per Leander" w:date="2026-07-08T08:08:00Z" w:id="39">
    <w:p w:rsidR="002B2762" w:rsidP="002B2762" w:rsidRDefault="002B2762" w14:paraId="1E0776F7" w14:textId="300FD0A0">
      <w:pPr>
        <w:pStyle w:val="Kommentarer"/>
      </w:pPr>
      <w:r>
        <w:rPr>
          <w:rStyle w:val="Kommentarsreferens"/>
        </w:rPr>
        <w:annotationRef/>
      </w:r>
      <w:r>
        <w:t>Varför det? En korrekt TrainSpeed signal skall väl inte skapa osäkerhet i pos?</w:t>
      </w:r>
    </w:p>
  </w:comment>
  <w:comment w:initials="PL" w:author="Per Leander" w:date="2026-07-08T08:26:00Z" w:id="40">
    <w:p w:rsidR="005028A3" w:rsidP="005028A3" w:rsidRDefault="005028A3" w14:paraId="422D6A7B" w14:textId="77777777">
      <w:pPr>
        <w:pStyle w:val="Kommentarer"/>
      </w:pPr>
      <w:r>
        <w:rPr>
          <w:rStyle w:val="Kommentarsreferens"/>
        </w:rPr>
        <w:annotationRef/>
      </w:r>
      <w:r>
        <w:t>Som sagt, den intressanta borde vara att TrainSpeed inte är rätt kalibrerad, dvs har ett procentuellt fel.</w:t>
      </w:r>
    </w:p>
  </w:comment>
  <w:comment w:initials="PL" w:author="Per Leander" w:date="2026-07-08T08:24:00Z" w:id="41">
    <w:p w:rsidR="00525D7A" w:rsidP="00525D7A" w:rsidRDefault="00525D7A" w14:paraId="778F51D5" w14:textId="77777777">
      <w:pPr>
        <w:pStyle w:val="Kommentarer"/>
      </w:pPr>
      <w:r>
        <w:rPr>
          <w:rStyle w:val="Kommentarsreferens"/>
        </w:rPr>
        <w:annotationRef/>
      </w:r>
      <w:r>
        <w:t>Further work bör inte tas upp här om detta är en rapport som skall gå till LMO.</w:t>
      </w:r>
    </w:p>
  </w:comment>
  <w:comment xmlns:w="http://schemas.openxmlformats.org/wordprocessingml/2006/main" w:initials="GU" w:author="Guest User" w:date="2026-07-08T13:55:45" w:id="2000317702">
    <w:p xmlns:w14="http://schemas.microsoft.com/office/word/2010/wordml" xmlns:w="http://schemas.openxmlformats.org/wordprocessingml/2006/main" w:rsidR="1A7825CB" w:rsidRDefault="61AB84D1" w14:paraId="43DA9A63" w14:textId="210C368B">
      <w:pPr>
        <w:pStyle w:val="CommentText"/>
      </w:pPr>
      <w:r>
        <w:rPr>
          <w:rStyle w:val="CommentReference"/>
        </w:rPr>
        <w:annotationRef/>
      </w:r>
      <w:r w:rsidRPr="4FF30330" w:rsidR="386D5E24">
        <w:t>PLE: Jag förstår inte det här. Visas det någonstans?</w:t>
      </w:r>
    </w:p>
  </w:comment>
  <w:comment xmlns:w="http://schemas.openxmlformats.org/wordprocessingml/2006/main" w:initials="GU" w:author="Guest User" w:date="2026-07-08T13:57:52" w:id="1249792633">
    <w:p xmlns:w14="http://schemas.microsoft.com/office/word/2010/wordml" xmlns:w="http://schemas.openxmlformats.org/wordprocessingml/2006/main" w:rsidR="7FB13776" w:rsidRDefault="48201FD6" w14:paraId="4F99198B" w14:textId="4ED4AF83">
      <w:pPr>
        <w:pStyle w:val="CommentText"/>
      </w:pPr>
      <w:r>
        <w:rPr>
          <w:rStyle w:val="CommentReference"/>
        </w:rPr>
        <w:annotationRef/>
      </w:r>
      <w:r w:rsidRPr="3B9161D3" w:rsidR="1162BD4B">
        <w:t>PLE: För att visa effekt av Kalman behövs det väl diagram som visar sensorns noice insignal och vad den resulterar i efter Kalman?</w:t>
      </w:r>
    </w:p>
  </w:comment>
</w:comments>
</file>

<file path=word/commentsExtended.xml><?xml version="1.0" encoding="utf-8"?>
<w15:commentsEx xmlns:mc="http://schemas.openxmlformats.org/markup-compatibility/2006" xmlns:w15="http://schemas.microsoft.com/office/word/2012/wordml" mc:Ignorable="w15">
  <w15:commentEx w15:done="0" w15:paraId="342E5129"/>
  <w15:commentEx w15:done="0" w15:paraId="5CEA0316"/>
  <w15:commentEx w15:done="0" w15:paraId="0DA3B3CC"/>
  <w15:commentEx w15:done="0" w15:paraId="42FE7EB7"/>
  <w15:commentEx w15:done="0" w15:paraId="548C1FD8"/>
  <w15:commentEx w15:done="0" w15:paraId="1D9BBEE5"/>
  <w15:commentEx w15:done="0" w15:paraId="57EDA54E"/>
  <w15:commentEx w15:done="0" w15:paraId="0CE14207"/>
  <w15:commentEx w15:done="0" w15:paraId="7D4ED58F"/>
  <w15:commentEx w15:done="0" w15:paraId="203E7D1E"/>
  <w15:commentEx w15:done="0" w15:paraId="5DC07222"/>
  <w15:commentEx w15:done="0" w15:paraId="12B1E0F8"/>
  <w15:commentEx w15:done="0" w15:paraId="06C04550"/>
  <w15:commentEx w15:done="0" w15:paraId="434111F2"/>
  <w15:commentEx w15:done="0" w15:paraId="5923E9FC"/>
  <w15:commentEx w15:done="0" w15:paraId="49D8025F"/>
  <w15:commentEx w15:done="0" w15:paraId="3C68004D"/>
  <w15:commentEx w15:done="0" w15:paraId="0BD5143B"/>
  <w15:commentEx w15:done="0" w15:paraId="1E0776F7"/>
  <w15:commentEx w15:done="0" w15:paraId="422D6A7B"/>
  <w15:commentEx w15:done="0" w15:paraId="778F51D5"/>
  <w15:commentEx w15:done="0" w15:paraId="43DA9A63"/>
  <w15:commentEx w15:done="0" w15:paraId="4F99198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E1A66E" w16cex:dateUtc="2026-07-08T05:37:00Z"/>
  <w16cex:commentExtensible w16cex:durableId="5221C19C" w16cex:dateUtc="2026-07-08T06:15:00Z"/>
  <w16cex:commentExtensible w16cex:durableId="76B954B4" w16cex:dateUtc="2026-07-08T05:40:00Z"/>
  <w16cex:commentExtensible w16cex:durableId="0BEBCFFD" w16cex:dateUtc="2026-07-08T05:44:00Z"/>
  <w16cex:commentExtensible w16cex:durableId="0D8115F0" w16cex:dateUtc="2026-07-08T05:46:00Z"/>
  <w16cex:commentExtensible w16cex:durableId="3D7D72D5" w16cex:dateUtc="2026-07-07T10:50:00Z"/>
  <w16cex:commentExtensible w16cex:durableId="0AB4DFA6" w16cex:dateUtc="2026-07-07T11:02:00Z"/>
  <w16cex:commentExtensible w16cex:durableId="5B960399" w16cex:dateUtc="2026-07-07T11:03:00Z"/>
  <w16cex:commentExtensible w16cex:durableId="0D3EAA95" w16cex:dateUtc="2026-07-07T11:06:00Z"/>
  <w16cex:commentExtensible w16cex:durableId="0A32919F" w16cex:dateUtc="2026-07-08T06:29:00Z"/>
  <w16cex:commentExtensible w16cex:durableId="0A608653" w16cex:dateUtc="2026-07-07T11:19:00Z"/>
  <w16cex:commentExtensible w16cex:durableId="2016C9A8" w16cex:dateUtc="2026-07-07T11:14:00Z"/>
  <w16cex:commentExtensible w16cex:durableId="4E363937" w16cex:dateUtc="2026-07-07T18:21:00Z"/>
  <w16cex:commentExtensible w16cex:durableId="1367D1A0" w16cex:dateUtc="2026-07-07T18:13:00Z"/>
  <w16cex:commentExtensible w16cex:durableId="48041933" w16cex:dateUtc="2026-07-08T06:20:00Z"/>
  <w16cex:commentExtensible w16cex:durableId="41A4B9D0" w16cex:dateUtc="2026-07-07T18:19:00Z"/>
  <w16cex:commentExtensible w16cex:durableId="5627239C" w16cex:dateUtc="2026-07-07T18:16:00Z"/>
  <w16cex:commentExtensible w16cex:durableId="30BF9377" w16cex:dateUtc="2026-07-08T06:06:00Z"/>
  <w16cex:commentExtensible w16cex:durableId="66C14576" w16cex:dateUtc="2026-07-08T06:08:00Z"/>
  <w16cex:commentExtensible w16cex:durableId="5F774013" w16cex:dateUtc="2026-07-08T06:26:00Z"/>
  <w16cex:commentExtensible w16cex:durableId="18588651" w16cex:dateUtc="2026-07-08T06:24:00Z"/>
  <w16cex:commentExtensible w16cex:durableId="4EED9529" w16cex:dateUtc="2026-07-08T11:55:45.728Z"/>
  <w16cex:commentExtensible w16cex:durableId="2970BFA1" w16cex:dateUtc="2026-07-08T11:57:52.835Z"/>
</w16cex:commentsExtensible>
</file>

<file path=word/commentsIds.xml><?xml version="1.0" encoding="utf-8"?>
<w16cid:commentsIds xmlns:mc="http://schemas.openxmlformats.org/markup-compatibility/2006" xmlns:w16cid="http://schemas.microsoft.com/office/word/2016/wordml/cid" mc:Ignorable="w16cid">
  <w16cid:commentId w16cid:paraId="342E5129" w16cid:durableId="73E1A66E"/>
  <w16cid:commentId w16cid:paraId="5CEA0316" w16cid:durableId="5221C19C"/>
  <w16cid:commentId w16cid:paraId="0DA3B3CC" w16cid:durableId="76B954B4"/>
  <w16cid:commentId w16cid:paraId="42FE7EB7" w16cid:durableId="0BEBCFFD"/>
  <w16cid:commentId w16cid:paraId="548C1FD8" w16cid:durableId="0D8115F0"/>
  <w16cid:commentId w16cid:paraId="1D9BBEE5" w16cid:durableId="3D7D72D5"/>
  <w16cid:commentId w16cid:paraId="57EDA54E" w16cid:durableId="0AB4DFA6"/>
  <w16cid:commentId w16cid:paraId="0CE14207" w16cid:durableId="5B960399"/>
  <w16cid:commentId w16cid:paraId="7D4ED58F" w16cid:durableId="0D3EAA95"/>
  <w16cid:commentId w16cid:paraId="203E7D1E" w16cid:durableId="0A32919F"/>
  <w16cid:commentId w16cid:paraId="5DC07222" w16cid:durableId="0A608653"/>
  <w16cid:commentId w16cid:paraId="12B1E0F8" w16cid:durableId="2016C9A8"/>
  <w16cid:commentId w16cid:paraId="06C04550" w16cid:durableId="4E363937"/>
  <w16cid:commentId w16cid:paraId="434111F2" w16cid:durableId="1367D1A0"/>
  <w16cid:commentId w16cid:paraId="5923E9FC" w16cid:durableId="48041933"/>
  <w16cid:commentId w16cid:paraId="49D8025F" w16cid:durableId="41A4B9D0"/>
  <w16cid:commentId w16cid:paraId="3C68004D" w16cid:durableId="5627239C"/>
  <w16cid:commentId w16cid:paraId="0BD5143B" w16cid:durableId="30BF9377"/>
  <w16cid:commentId w16cid:paraId="1E0776F7" w16cid:durableId="66C14576"/>
  <w16cid:commentId w16cid:paraId="422D6A7B" w16cid:durableId="5F774013"/>
  <w16cid:commentId w16cid:paraId="778F51D5" w16cid:durableId="18588651"/>
  <w16cid:commentId w16cid:paraId="43DA9A63" w16cid:durableId="4EED9529"/>
  <w16cid:commentId w16cid:paraId="4F99198B" w16cid:durableId="2970BF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B3A"/>
    <w:multiLevelType w:val="hybridMultilevel"/>
    <w:tmpl w:val="26E0AFB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63513B0"/>
    <w:multiLevelType w:val="hybridMultilevel"/>
    <w:tmpl w:val="D676149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30240EBD"/>
    <w:multiLevelType w:val="hybridMultilevel"/>
    <w:tmpl w:val="1114AEC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4E611205"/>
    <w:multiLevelType w:val="multilevel"/>
    <w:tmpl w:val="340A0025"/>
    <w:lvl w:ilvl="0">
      <w:start w:val="1"/>
      <w:numFmt w:val="decimal"/>
      <w:pStyle w:val="Rubrik1"/>
      <w:lvlText w:val="%1"/>
      <w:lvlJc w:val="left"/>
      <w:pPr>
        <w:ind w:left="367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num w:numId="1" w16cid:durableId="114178533">
    <w:abstractNumId w:val="3"/>
  </w:num>
  <w:num w:numId="2" w16cid:durableId="1767534019">
    <w:abstractNumId w:val="2"/>
  </w:num>
  <w:num w:numId="3" w16cid:durableId="1919364202">
    <w:abstractNumId w:val="1"/>
  </w:num>
  <w:num w:numId="4" w16cid:durableId="610017455">
    <w:abstractNumId w:val="0"/>
  </w:num>
</w:numbering>
</file>

<file path=word/people.xml><?xml version="1.0" encoding="utf-8"?>
<w15:people xmlns:mc="http://schemas.openxmlformats.org/markup-compatibility/2006" xmlns:w15="http://schemas.microsoft.com/office/word/2012/wordml" mc:Ignorable="w15">
  <w15:person w15:author="Per Leander">
    <w15:presenceInfo w15:providerId="AD" w15:userId="S::per.leander@transrail.onmicrosoft.com::f3f759be-65de-4c9a-897b-6b17f3727cb7"/>
  </w15:person>
  <w15:person w15:author="Guest User">
    <w15:presenceInfo w15:providerId="AD" w15:userId="S::urn:spo:tenantanon#ef8f06c2-1598-448d-923d-cd3190d35a3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ABD"/>
    <w:rsid w:val="0002412D"/>
    <w:rsid w:val="000326A0"/>
    <w:rsid w:val="00050F8E"/>
    <w:rsid w:val="000B236E"/>
    <w:rsid w:val="00107E39"/>
    <w:rsid w:val="001249C1"/>
    <w:rsid w:val="002849E8"/>
    <w:rsid w:val="002B2762"/>
    <w:rsid w:val="002D4F64"/>
    <w:rsid w:val="002E17F8"/>
    <w:rsid w:val="003768FA"/>
    <w:rsid w:val="003E7DB4"/>
    <w:rsid w:val="003F328C"/>
    <w:rsid w:val="004707ED"/>
    <w:rsid w:val="00471CF5"/>
    <w:rsid w:val="004D4AE6"/>
    <w:rsid w:val="005028A3"/>
    <w:rsid w:val="00525D7A"/>
    <w:rsid w:val="00647817"/>
    <w:rsid w:val="006D1B43"/>
    <w:rsid w:val="006F7ABD"/>
    <w:rsid w:val="0073130A"/>
    <w:rsid w:val="007551ED"/>
    <w:rsid w:val="00777007"/>
    <w:rsid w:val="00846894"/>
    <w:rsid w:val="00904A64"/>
    <w:rsid w:val="00912450"/>
    <w:rsid w:val="00974686"/>
    <w:rsid w:val="00B40134"/>
    <w:rsid w:val="00BC0850"/>
    <w:rsid w:val="00C3513A"/>
    <w:rsid w:val="00C54096"/>
    <w:rsid w:val="00C54C1D"/>
    <w:rsid w:val="00CD5D05"/>
    <w:rsid w:val="00D55391"/>
    <w:rsid w:val="00E77C10"/>
    <w:rsid w:val="00EF2FAA"/>
    <w:rsid w:val="00F1533B"/>
    <w:rsid w:val="00F54648"/>
    <w:rsid w:val="00FD38DA"/>
    <w:rsid w:val="25BAED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8B19"/>
  <w15:chartTrackingRefBased/>
  <w15:docId w15:val="{E08260F5-F5D0-4101-A91B-9C9DA88029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Rubrik1">
    <w:name w:val="heading 1"/>
    <w:basedOn w:val="Normal"/>
    <w:next w:val="Normal"/>
    <w:link w:val="Rubrik1Char"/>
    <w:uiPriority w:val="9"/>
    <w:qFormat/>
    <w:rsid w:val="006F7ABD"/>
    <w:pPr>
      <w:keepNext/>
      <w:keepLines/>
      <w:numPr>
        <w:numId w:val="1"/>
      </w:numPr>
      <w:spacing w:before="360" w:after="80"/>
      <w:ind w:left="432"/>
      <w:outlineLvl w:val="0"/>
    </w:pPr>
    <w:rPr>
      <w:rFonts w:asciiTheme="majorHAnsi" w:hAnsiTheme="majorHAnsi" w:eastAsiaTheme="majorEastAsia" w:cstheme="majorBidi"/>
      <w:color w:val="2F5496" w:themeColor="accent1" w:themeShade="BF"/>
      <w:sz w:val="40"/>
      <w:szCs w:val="40"/>
    </w:rPr>
  </w:style>
  <w:style w:type="paragraph" w:styleId="Rubrik2">
    <w:name w:val="heading 2"/>
    <w:basedOn w:val="Normal"/>
    <w:next w:val="Normal"/>
    <w:link w:val="Rubrik2Char"/>
    <w:uiPriority w:val="9"/>
    <w:unhideWhenUsed/>
    <w:qFormat/>
    <w:rsid w:val="006F7ABD"/>
    <w:pPr>
      <w:keepNext/>
      <w:keepLines/>
      <w:numPr>
        <w:ilvl w:val="1"/>
        <w:numId w:val="1"/>
      </w:numPr>
      <w:spacing w:before="160" w:after="80"/>
      <w:outlineLvl w:val="1"/>
    </w:pPr>
    <w:rPr>
      <w:rFonts w:asciiTheme="majorHAnsi" w:hAnsiTheme="majorHAnsi" w:eastAsiaTheme="majorEastAsia"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6F7AB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6F7ABD"/>
    <w:pPr>
      <w:keepNext/>
      <w:keepLines/>
      <w:numPr>
        <w:ilvl w:val="3"/>
        <w:numId w:val="1"/>
      </w:numPr>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6F7ABD"/>
    <w:pPr>
      <w:keepNext/>
      <w:keepLines/>
      <w:numPr>
        <w:ilvl w:val="4"/>
        <w:numId w:val="1"/>
      </w:numPr>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F7ABD"/>
    <w:pPr>
      <w:keepNext/>
      <w:keepLines/>
      <w:numPr>
        <w:ilvl w:val="5"/>
        <w:numId w:val="1"/>
      </w:numPr>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F7ABD"/>
    <w:pPr>
      <w:keepNext/>
      <w:keepLines/>
      <w:numPr>
        <w:ilvl w:val="6"/>
        <w:numId w:val="1"/>
      </w:numPr>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F7ABD"/>
    <w:pPr>
      <w:keepNext/>
      <w:keepLines/>
      <w:numPr>
        <w:ilvl w:val="7"/>
        <w:numId w:val="1"/>
      </w:numPr>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F7ABD"/>
    <w:pPr>
      <w:keepNext/>
      <w:keepLines/>
      <w:numPr>
        <w:ilvl w:val="8"/>
        <w:numId w:val="1"/>
      </w:numPr>
      <w:spacing w:after="0"/>
      <w:outlineLvl w:val="8"/>
    </w:pPr>
    <w:rPr>
      <w:rFonts w:eastAsiaTheme="majorEastAsia" w:cstheme="majorBidi"/>
      <w:color w:val="272727" w:themeColor="text1" w:themeTint="D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character" w:styleId="Rubrik1Char" w:customStyle="1">
    <w:name w:val="Rubrik 1 Char"/>
    <w:basedOn w:val="Standardstycketeckensnitt"/>
    <w:link w:val="Rubrik1"/>
    <w:uiPriority w:val="9"/>
    <w:rsid w:val="006F7ABD"/>
    <w:rPr>
      <w:rFonts w:asciiTheme="majorHAnsi" w:hAnsiTheme="majorHAnsi" w:eastAsiaTheme="majorEastAsia" w:cstheme="majorBidi"/>
      <w:color w:val="2F5496" w:themeColor="accent1" w:themeShade="BF"/>
      <w:sz w:val="40"/>
      <w:szCs w:val="40"/>
      <w:lang w:val="en-GB"/>
    </w:rPr>
  </w:style>
  <w:style w:type="character" w:styleId="Rubrik2Char" w:customStyle="1">
    <w:name w:val="Rubrik 2 Char"/>
    <w:basedOn w:val="Standardstycketeckensnitt"/>
    <w:link w:val="Rubrik2"/>
    <w:uiPriority w:val="9"/>
    <w:rsid w:val="006F7ABD"/>
    <w:rPr>
      <w:rFonts w:asciiTheme="majorHAnsi" w:hAnsiTheme="majorHAnsi" w:eastAsiaTheme="majorEastAsia" w:cstheme="majorBidi"/>
      <w:color w:val="2F5496" w:themeColor="accent1" w:themeShade="BF"/>
      <w:sz w:val="32"/>
      <w:szCs w:val="32"/>
      <w:lang w:val="en-GB"/>
    </w:rPr>
  </w:style>
  <w:style w:type="character" w:styleId="Rubrik3Char" w:customStyle="1">
    <w:name w:val="Rubrik 3 Char"/>
    <w:basedOn w:val="Standardstycketeckensnitt"/>
    <w:link w:val="Rubrik3"/>
    <w:uiPriority w:val="9"/>
    <w:semiHidden/>
    <w:rsid w:val="006F7ABD"/>
    <w:rPr>
      <w:rFonts w:eastAsiaTheme="majorEastAsia" w:cstheme="majorBidi"/>
      <w:color w:val="2F5496" w:themeColor="accent1" w:themeShade="BF"/>
      <w:sz w:val="28"/>
      <w:szCs w:val="28"/>
      <w:lang w:val="en-GB"/>
    </w:rPr>
  </w:style>
  <w:style w:type="character" w:styleId="Rubrik4Char" w:customStyle="1">
    <w:name w:val="Rubrik 4 Char"/>
    <w:basedOn w:val="Standardstycketeckensnitt"/>
    <w:link w:val="Rubrik4"/>
    <w:uiPriority w:val="9"/>
    <w:semiHidden/>
    <w:rsid w:val="006F7ABD"/>
    <w:rPr>
      <w:rFonts w:eastAsiaTheme="majorEastAsia" w:cstheme="majorBidi"/>
      <w:i/>
      <w:iCs/>
      <w:color w:val="2F5496" w:themeColor="accent1" w:themeShade="BF"/>
      <w:lang w:val="en-GB"/>
    </w:rPr>
  </w:style>
  <w:style w:type="character" w:styleId="Rubrik5Char" w:customStyle="1">
    <w:name w:val="Rubrik 5 Char"/>
    <w:basedOn w:val="Standardstycketeckensnitt"/>
    <w:link w:val="Rubrik5"/>
    <w:uiPriority w:val="9"/>
    <w:semiHidden/>
    <w:rsid w:val="006F7ABD"/>
    <w:rPr>
      <w:rFonts w:eastAsiaTheme="majorEastAsia" w:cstheme="majorBidi"/>
      <w:color w:val="2F5496" w:themeColor="accent1" w:themeShade="BF"/>
      <w:lang w:val="en-GB"/>
    </w:rPr>
  </w:style>
  <w:style w:type="character" w:styleId="Rubrik6Char" w:customStyle="1">
    <w:name w:val="Rubrik 6 Char"/>
    <w:basedOn w:val="Standardstycketeckensnitt"/>
    <w:link w:val="Rubrik6"/>
    <w:uiPriority w:val="9"/>
    <w:semiHidden/>
    <w:rsid w:val="006F7ABD"/>
    <w:rPr>
      <w:rFonts w:eastAsiaTheme="majorEastAsia" w:cstheme="majorBidi"/>
      <w:i/>
      <w:iCs/>
      <w:color w:val="595959" w:themeColor="text1" w:themeTint="A6"/>
      <w:lang w:val="en-GB"/>
    </w:rPr>
  </w:style>
  <w:style w:type="character" w:styleId="Rubrik7Char" w:customStyle="1">
    <w:name w:val="Rubrik 7 Char"/>
    <w:basedOn w:val="Standardstycketeckensnitt"/>
    <w:link w:val="Rubrik7"/>
    <w:uiPriority w:val="9"/>
    <w:semiHidden/>
    <w:rsid w:val="006F7ABD"/>
    <w:rPr>
      <w:rFonts w:eastAsiaTheme="majorEastAsia" w:cstheme="majorBidi"/>
      <w:color w:val="595959" w:themeColor="text1" w:themeTint="A6"/>
      <w:lang w:val="en-GB"/>
    </w:rPr>
  </w:style>
  <w:style w:type="character" w:styleId="Rubrik8Char" w:customStyle="1">
    <w:name w:val="Rubrik 8 Char"/>
    <w:basedOn w:val="Standardstycketeckensnitt"/>
    <w:link w:val="Rubrik8"/>
    <w:uiPriority w:val="9"/>
    <w:semiHidden/>
    <w:rsid w:val="006F7ABD"/>
    <w:rPr>
      <w:rFonts w:eastAsiaTheme="majorEastAsia" w:cstheme="majorBidi"/>
      <w:i/>
      <w:iCs/>
      <w:color w:val="272727" w:themeColor="text1" w:themeTint="D8"/>
      <w:lang w:val="en-GB"/>
    </w:rPr>
  </w:style>
  <w:style w:type="character" w:styleId="Rubrik9Char" w:customStyle="1">
    <w:name w:val="Rubrik 9 Char"/>
    <w:basedOn w:val="Standardstycketeckensnitt"/>
    <w:link w:val="Rubrik9"/>
    <w:uiPriority w:val="9"/>
    <w:semiHidden/>
    <w:rsid w:val="006F7ABD"/>
    <w:rPr>
      <w:rFonts w:eastAsiaTheme="majorEastAsia" w:cstheme="majorBidi"/>
      <w:color w:val="272727" w:themeColor="text1" w:themeTint="D8"/>
      <w:lang w:val="en-GB"/>
    </w:rPr>
  </w:style>
  <w:style w:type="paragraph" w:styleId="Rubrik">
    <w:name w:val="Title"/>
    <w:basedOn w:val="Normal"/>
    <w:next w:val="Normal"/>
    <w:link w:val="RubrikChar"/>
    <w:uiPriority w:val="10"/>
    <w:qFormat/>
    <w:rsid w:val="006F7ABD"/>
    <w:pPr>
      <w:spacing w:after="80" w:line="240" w:lineRule="auto"/>
      <w:contextualSpacing/>
    </w:pPr>
    <w:rPr>
      <w:rFonts w:asciiTheme="majorHAnsi" w:hAnsiTheme="majorHAnsi" w:eastAsiaTheme="majorEastAsia" w:cstheme="majorBidi"/>
      <w:spacing w:val="-10"/>
      <w:kern w:val="28"/>
      <w:sz w:val="56"/>
      <w:szCs w:val="56"/>
    </w:rPr>
  </w:style>
  <w:style w:type="character" w:styleId="RubrikChar" w:customStyle="1">
    <w:name w:val="Rubrik Char"/>
    <w:basedOn w:val="Standardstycketeckensnitt"/>
    <w:link w:val="Rubrik"/>
    <w:uiPriority w:val="10"/>
    <w:rsid w:val="006F7ABD"/>
    <w:rPr>
      <w:rFonts w:asciiTheme="majorHAnsi" w:hAnsiTheme="majorHAnsi" w:eastAsiaTheme="majorEastAsia" w:cstheme="majorBidi"/>
      <w:spacing w:val="-10"/>
      <w:kern w:val="28"/>
      <w:sz w:val="56"/>
      <w:szCs w:val="56"/>
      <w:lang w:val="en-GB"/>
    </w:rPr>
  </w:style>
  <w:style w:type="paragraph" w:styleId="Underrubrik">
    <w:name w:val="Subtitle"/>
    <w:basedOn w:val="Normal"/>
    <w:next w:val="Normal"/>
    <w:link w:val="UnderrubrikChar"/>
    <w:uiPriority w:val="11"/>
    <w:qFormat/>
    <w:rsid w:val="006F7ABD"/>
    <w:pPr>
      <w:numPr>
        <w:ilvl w:val="1"/>
      </w:numPr>
    </w:pPr>
    <w:rPr>
      <w:rFonts w:eastAsiaTheme="majorEastAsia" w:cstheme="majorBidi"/>
      <w:color w:val="595959" w:themeColor="text1" w:themeTint="A6"/>
      <w:spacing w:val="15"/>
      <w:sz w:val="28"/>
      <w:szCs w:val="28"/>
    </w:rPr>
  </w:style>
  <w:style w:type="character" w:styleId="UnderrubrikChar" w:customStyle="1">
    <w:name w:val="Underrubrik Char"/>
    <w:basedOn w:val="Standardstycketeckensnitt"/>
    <w:link w:val="Underrubrik"/>
    <w:uiPriority w:val="11"/>
    <w:rsid w:val="006F7ABD"/>
    <w:rPr>
      <w:rFonts w:eastAsiaTheme="majorEastAsia" w:cstheme="majorBidi"/>
      <w:color w:val="595959" w:themeColor="text1" w:themeTint="A6"/>
      <w:spacing w:val="15"/>
      <w:sz w:val="28"/>
      <w:szCs w:val="28"/>
      <w:lang w:val="en-GB"/>
    </w:rPr>
  </w:style>
  <w:style w:type="paragraph" w:styleId="Citat">
    <w:name w:val="Quote"/>
    <w:basedOn w:val="Normal"/>
    <w:next w:val="Normal"/>
    <w:link w:val="CitatChar"/>
    <w:uiPriority w:val="29"/>
    <w:qFormat/>
    <w:rsid w:val="006F7ABD"/>
    <w:pPr>
      <w:spacing w:before="160"/>
      <w:jc w:val="center"/>
    </w:pPr>
    <w:rPr>
      <w:i/>
      <w:iCs/>
      <w:color w:val="404040" w:themeColor="text1" w:themeTint="BF"/>
    </w:rPr>
  </w:style>
  <w:style w:type="character" w:styleId="CitatChar" w:customStyle="1">
    <w:name w:val="Citat Char"/>
    <w:basedOn w:val="Standardstycketeckensnitt"/>
    <w:link w:val="Citat"/>
    <w:uiPriority w:val="29"/>
    <w:rsid w:val="006F7ABD"/>
    <w:rPr>
      <w:i/>
      <w:iCs/>
      <w:color w:val="404040" w:themeColor="text1" w:themeTint="BF"/>
      <w:lang w:val="en-GB"/>
    </w:rPr>
  </w:style>
  <w:style w:type="paragraph" w:styleId="Liststycke">
    <w:name w:val="List Paragraph"/>
    <w:basedOn w:val="Normal"/>
    <w:uiPriority w:val="34"/>
    <w:qFormat/>
    <w:rsid w:val="006F7ABD"/>
    <w:pPr>
      <w:ind w:left="720"/>
      <w:contextualSpacing/>
    </w:pPr>
  </w:style>
  <w:style w:type="character" w:styleId="Starkbetoning">
    <w:name w:val="Intense Emphasis"/>
    <w:basedOn w:val="Standardstycketeckensnitt"/>
    <w:uiPriority w:val="21"/>
    <w:qFormat/>
    <w:rsid w:val="006F7ABD"/>
    <w:rPr>
      <w:i/>
      <w:iCs/>
      <w:color w:val="2F5496" w:themeColor="accent1" w:themeShade="BF"/>
    </w:rPr>
  </w:style>
  <w:style w:type="paragraph" w:styleId="Starktcitat">
    <w:name w:val="Intense Quote"/>
    <w:basedOn w:val="Normal"/>
    <w:next w:val="Normal"/>
    <w:link w:val="StarktcitatChar"/>
    <w:uiPriority w:val="30"/>
    <w:qFormat/>
    <w:rsid w:val="006F7AB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StarktcitatChar" w:customStyle="1">
    <w:name w:val="Starkt citat Char"/>
    <w:basedOn w:val="Standardstycketeckensnitt"/>
    <w:link w:val="Starktcitat"/>
    <w:uiPriority w:val="30"/>
    <w:rsid w:val="006F7ABD"/>
    <w:rPr>
      <w:i/>
      <w:iCs/>
      <w:color w:val="2F5496" w:themeColor="accent1" w:themeShade="BF"/>
      <w:lang w:val="en-GB"/>
    </w:rPr>
  </w:style>
  <w:style w:type="character" w:styleId="Starkreferens">
    <w:name w:val="Intense Reference"/>
    <w:basedOn w:val="Standardstycketeckensnitt"/>
    <w:uiPriority w:val="32"/>
    <w:qFormat/>
    <w:rsid w:val="006F7ABD"/>
    <w:rPr>
      <w:b/>
      <w:bCs/>
      <w:smallCaps/>
      <w:color w:val="2F5496" w:themeColor="accent1" w:themeShade="BF"/>
      <w:spacing w:val="5"/>
    </w:rPr>
  </w:style>
  <w:style w:type="table" w:styleId="Tabellrutnt">
    <w:name w:val="Table Grid"/>
    <w:basedOn w:val="Normaltabell"/>
    <w:uiPriority w:val="39"/>
    <w:rsid w:val="003F328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utntstabell1ljusdekorfrg1">
    <w:name w:val="Grid Table 1 Light Accent 1"/>
    <w:basedOn w:val="Normaltabell"/>
    <w:uiPriority w:val="46"/>
    <w:rsid w:val="003F328C"/>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Normalwebb">
    <w:name w:val="Normal (Web)"/>
    <w:basedOn w:val="Normal"/>
    <w:uiPriority w:val="99"/>
    <w:unhideWhenUsed/>
    <w:rsid w:val="006D1B43"/>
    <w:pPr>
      <w:spacing w:before="100" w:beforeAutospacing="1" w:after="100" w:afterAutospacing="1" w:line="240" w:lineRule="auto"/>
    </w:pPr>
    <w:rPr>
      <w:rFonts w:ascii="Times New Roman" w:hAnsi="Times New Roman" w:eastAsia="Times New Roman" w:cs="Times New Roman"/>
      <w:kern w:val="0"/>
      <w:sz w:val="24"/>
      <w:szCs w:val="24"/>
      <w:lang w:val="es-CL" w:eastAsia="es-CL"/>
      <w14:ligatures w14:val="none"/>
    </w:rPr>
  </w:style>
  <w:style w:type="character" w:styleId="Stark">
    <w:name w:val="Strong"/>
    <w:basedOn w:val="Standardstycketeckensnitt"/>
    <w:uiPriority w:val="22"/>
    <w:qFormat/>
    <w:rsid w:val="006D1B43"/>
    <w:rPr>
      <w:b/>
      <w:bCs/>
    </w:rPr>
  </w:style>
  <w:style w:type="paragraph" w:styleId="Revision">
    <w:name w:val="Revision"/>
    <w:hidden/>
    <w:uiPriority w:val="99"/>
    <w:semiHidden/>
    <w:rsid w:val="007551ED"/>
    <w:pPr>
      <w:spacing w:after="0" w:line="240" w:lineRule="auto"/>
    </w:pPr>
    <w:rPr>
      <w:lang w:val="en-GB"/>
    </w:rPr>
  </w:style>
  <w:style w:type="character" w:styleId="Kommentarsreferens">
    <w:name w:val="annotation reference"/>
    <w:basedOn w:val="Standardstycketeckensnitt"/>
    <w:uiPriority w:val="99"/>
    <w:semiHidden/>
    <w:unhideWhenUsed/>
    <w:rsid w:val="007551ED"/>
    <w:rPr>
      <w:sz w:val="16"/>
      <w:szCs w:val="16"/>
    </w:rPr>
  </w:style>
  <w:style w:type="paragraph" w:styleId="Kommentarer">
    <w:name w:val="annotation text"/>
    <w:basedOn w:val="Normal"/>
    <w:link w:val="KommentarerChar"/>
    <w:uiPriority w:val="99"/>
    <w:unhideWhenUsed/>
    <w:rsid w:val="007551ED"/>
    <w:pPr>
      <w:spacing w:line="240" w:lineRule="auto"/>
    </w:pPr>
    <w:rPr>
      <w:sz w:val="20"/>
      <w:szCs w:val="20"/>
    </w:rPr>
  </w:style>
  <w:style w:type="character" w:styleId="KommentarerChar" w:customStyle="1">
    <w:name w:val="Kommentarer Char"/>
    <w:basedOn w:val="Standardstycketeckensnitt"/>
    <w:link w:val="Kommentarer"/>
    <w:uiPriority w:val="99"/>
    <w:rsid w:val="007551ED"/>
    <w:rPr>
      <w:sz w:val="20"/>
      <w:szCs w:val="20"/>
      <w:lang w:val="en-GB"/>
    </w:rPr>
  </w:style>
  <w:style w:type="paragraph" w:styleId="Kommentarsmne">
    <w:name w:val="annotation subject"/>
    <w:basedOn w:val="Kommentarer"/>
    <w:next w:val="Kommentarer"/>
    <w:link w:val="KommentarsmneChar"/>
    <w:uiPriority w:val="99"/>
    <w:semiHidden/>
    <w:unhideWhenUsed/>
    <w:rsid w:val="007551ED"/>
    <w:rPr>
      <w:b/>
      <w:bCs/>
    </w:rPr>
  </w:style>
  <w:style w:type="character" w:styleId="KommentarsmneChar" w:customStyle="1">
    <w:name w:val="Kommentarsämne Char"/>
    <w:basedOn w:val="KommentarerChar"/>
    <w:link w:val="Kommentarsmne"/>
    <w:uiPriority w:val="99"/>
    <w:semiHidden/>
    <w:rsid w:val="007551ED"/>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Mario Lagos</dc:creator>
  <keywords/>
  <dc:description/>
  <lastModifiedBy>Guest User</lastModifiedBy>
  <revision>6</revision>
  <dcterms:created xsi:type="dcterms:W3CDTF">2026-07-07T11:19:00.0000000Z</dcterms:created>
  <dcterms:modified xsi:type="dcterms:W3CDTF">2026-07-08T11:59:22.4643652Z</dcterms:modified>
</coreProperties>
</file>